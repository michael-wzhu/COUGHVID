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ink/ink1.xml" ContentType="application/inkml+xml"/>
  <Override PartName="/word/ink/ink2.xml" ContentType="application/inkml+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6C7E5" w14:textId="77777777" w:rsidR="004B7F55" w:rsidRDefault="004B7F55">
      <w:pPr>
        <w:spacing w:line="200" w:lineRule="exact"/>
        <w:rPr>
          <w:sz w:val="20"/>
          <w:szCs w:val="20"/>
        </w:rPr>
      </w:pPr>
    </w:p>
    <w:p w14:paraId="02BF64F3" w14:textId="77777777" w:rsidR="004B7F55" w:rsidRPr="00915575" w:rsidRDefault="004B7F55">
      <w:pPr>
        <w:spacing w:before="9" w:line="280" w:lineRule="exact"/>
        <w:rPr>
          <w:rFonts w:asciiTheme="minorEastAsia" w:hAnsiTheme="minorEastAsia"/>
          <w:sz w:val="28"/>
          <w:szCs w:val="28"/>
        </w:rPr>
      </w:pPr>
    </w:p>
    <w:p w14:paraId="03908012" w14:textId="7646F748" w:rsidR="004B7F55" w:rsidRPr="00915575" w:rsidRDefault="00915575">
      <w:pPr>
        <w:spacing w:before="53"/>
        <w:ind w:left="3529" w:right="3527"/>
        <w:jc w:val="center"/>
        <w:rPr>
          <w:rFonts w:asciiTheme="minorEastAsia" w:hAnsiTheme="minorEastAsia" w:cs="Times New Roman"/>
          <w:sz w:val="36"/>
          <w:szCs w:val="36"/>
          <w:lang w:eastAsia="zh-CN"/>
        </w:rPr>
      </w:pPr>
      <w:r w:rsidRPr="00915575">
        <w:rPr>
          <w:rFonts w:asciiTheme="minorEastAsia" w:hAnsiTheme="minorEastAsia" w:cs="Times New Roman" w:hint="eastAsia"/>
          <w:b/>
          <w:bCs/>
          <w:spacing w:val="-1"/>
          <w:sz w:val="36"/>
          <w:szCs w:val="36"/>
          <w:lang w:eastAsia="zh-CN"/>
        </w:rPr>
        <w:t>摘要</w:t>
      </w:r>
    </w:p>
    <w:p w14:paraId="598DD216" w14:textId="77777777" w:rsidR="004B7F55" w:rsidRPr="00915575" w:rsidRDefault="004B7F55">
      <w:pPr>
        <w:spacing w:before="3" w:line="190" w:lineRule="exact"/>
        <w:rPr>
          <w:rFonts w:asciiTheme="minorEastAsia" w:hAnsiTheme="minorEastAsia"/>
          <w:sz w:val="19"/>
          <w:szCs w:val="19"/>
          <w:lang w:eastAsia="zh-CN"/>
        </w:rPr>
      </w:pPr>
    </w:p>
    <w:p w14:paraId="30C17285" w14:textId="77777777" w:rsidR="004B7F55" w:rsidRPr="00915575" w:rsidRDefault="004B7F55">
      <w:pPr>
        <w:spacing w:line="200" w:lineRule="exact"/>
        <w:rPr>
          <w:rFonts w:asciiTheme="minorEastAsia" w:hAnsiTheme="minorEastAsia"/>
          <w:sz w:val="20"/>
          <w:szCs w:val="20"/>
          <w:lang w:eastAsia="zh-CN"/>
        </w:rPr>
      </w:pPr>
    </w:p>
    <w:p w14:paraId="08532F63" w14:textId="77777777" w:rsidR="004B7F55" w:rsidRPr="00915575" w:rsidRDefault="004B7F55">
      <w:pPr>
        <w:spacing w:line="200" w:lineRule="exact"/>
        <w:rPr>
          <w:rFonts w:asciiTheme="minorEastAsia" w:hAnsiTheme="minorEastAsia"/>
          <w:sz w:val="20"/>
          <w:szCs w:val="20"/>
          <w:lang w:eastAsia="zh-CN"/>
        </w:rPr>
      </w:pPr>
    </w:p>
    <w:p w14:paraId="0DEB33CF" w14:textId="6C9AB6B3" w:rsidR="004F288E" w:rsidRDefault="00F024B2" w:rsidP="00AC5A54">
      <w:pPr>
        <w:pStyle w:val="a3"/>
        <w:spacing w:before="36" w:line="317" w:lineRule="auto"/>
        <w:ind w:left="153" w:firstLine="482"/>
        <w:jc w:val="both"/>
        <w:rPr>
          <w:rFonts w:asciiTheme="minorEastAsia" w:eastAsiaTheme="minorEastAsia" w:hAnsiTheme="minorEastAsia" w:cs="Times New Roman"/>
          <w:lang w:eastAsia="zh-CN"/>
        </w:rPr>
      </w:pPr>
      <w:r w:rsidRPr="00796849">
        <w:rPr>
          <w:rFonts w:asciiTheme="minorEastAsia" w:eastAsiaTheme="minorEastAsia" w:hAnsiTheme="minorEastAsia" w:cs="Times New Roman" w:hint="eastAsia"/>
          <w:lang w:eastAsia="zh-CN"/>
        </w:rPr>
        <w:t>在中国有超过</w:t>
      </w:r>
      <w:r w:rsidRPr="00796849">
        <w:rPr>
          <w:rFonts w:asciiTheme="minorEastAsia" w:eastAsiaTheme="minorEastAsia" w:hAnsiTheme="minorEastAsia" w:cs="Times New Roman"/>
          <w:lang w:eastAsia="zh-CN"/>
        </w:rPr>
        <w:t>1</w:t>
      </w:r>
      <w:r w:rsidRPr="00796849">
        <w:rPr>
          <w:rFonts w:asciiTheme="minorEastAsia" w:eastAsiaTheme="minorEastAsia" w:hAnsiTheme="minorEastAsia" w:cs="Times New Roman" w:hint="eastAsia"/>
          <w:lang w:eastAsia="zh-CN"/>
        </w:rPr>
        <w:t>亿的呼吸系统疾病患者，其中如慢性阻塞性肺病，已经是世界上第三大死亡原因。我们计划开发一种创新的</w:t>
      </w:r>
      <w:r w:rsidRPr="00DF7BD9">
        <w:rPr>
          <w:rFonts w:asciiTheme="minorEastAsia" w:hAnsiTheme="minorEastAsia" w:cs="Times New Roman" w:hint="eastAsia"/>
          <w:lang w:eastAsia="zh-CN"/>
        </w:rPr>
        <w:t>呼吸道疾病风险早期识别与预警系统</w:t>
      </w:r>
      <w:r w:rsidRPr="00796849">
        <w:rPr>
          <w:rFonts w:asciiTheme="minorEastAsia" w:eastAsiaTheme="minorEastAsia" w:hAnsiTheme="minorEastAsia" w:cs="Times New Roman" w:hint="eastAsia"/>
          <w:lang w:eastAsia="zh-CN"/>
        </w:rPr>
        <w:t>，可以</w:t>
      </w:r>
      <w:r w:rsidRPr="00DF7BD9">
        <w:rPr>
          <w:rFonts w:ascii="PMingLiU" w:hAnsi="PMingLiU" w:cs="Times New Roman" w:hint="eastAsia"/>
          <w:lang w:eastAsia="zh-CN"/>
        </w:rPr>
        <w:t>连续监测并且</w:t>
      </w:r>
      <w:r w:rsidRPr="00796849">
        <w:rPr>
          <w:rFonts w:asciiTheme="minorEastAsia" w:eastAsiaTheme="minorEastAsia" w:hAnsiTheme="minorEastAsia" w:cs="Times New Roman" w:hint="eastAsia"/>
          <w:lang w:eastAsia="zh-CN"/>
        </w:rPr>
        <w:t>利用人工智能算法</w:t>
      </w:r>
      <w:r w:rsidRPr="00DF7BD9">
        <w:rPr>
          <w:rFonts w:ascii="PMingLiU" w:hAnsi="PMingLiU" w:cs="Times New Roman" w:hint="eastAsia"/>
          <w:lang w:eastAsia="zh-CN"/>
        </w:rPr>
        <w:t>来有效分析</w:t>
      </w:r>
      <w:r w:rsidRPr="00796849">
        <w:rPr>
          <w:rFonts w:asciiTheme="minorEastAsia" w:eastAsiaTheme="minorEastAsia" w:hAnsiTheme="minorEastAsia" w:cs="Times New Roman" w:hint="eastAsia"/>
          <w:lang w:eastAsia="zh-CN"/>
        </w:rPr>
        <w:t>与呼吸</w:t>
      </w:r>
      <w:r w:rsidRPr="00DF7BD9">
        <w:rPr>
          <w:rFonts w:ascii="PMingLiU" w:hAnsi="PMingLiU" w:cs="Times New Roman" w:hint="eastAsia"/>
          <w:lang w:eastAsia="zh-CN"/>
        </w:rPr>
        <w:t>道疾病</w:t>
      </w:r>
      <w:r w:rsidRPr="00796849">
        <w:rPr>
          <w:rFonts w:asciiTheme="minorEastAsia" w:eastAsiaTheme="minorEastAsia" w:hAnsiTheme="minorEastAsia" w:cs="Times New Roman" w:hint="eastAsia"/>
          <w:lang w:eastAsia="zh-CN"/>
        </w:rPr>
        <w:t>相</w:t>
      </w:r>
      <w:r w:rsidR="002C3239" w:rsidRPr="00796849">
        <w:rPr>
          <w:rFonts w:asciiTheme="minorEastAsia" w:eastAsiaTheme="minorEastAsia" w:hAnsiTheme="minorEastAsia" w:cs="Times New Roman" w:hint="eastAsia"/>
          <w:lang w:eastAsia="zh-CN"/>
        </w:rPr>
        <w:t>关的</w:t>
      </w:r>
      <w:r w:rsidR="002C3239" w:rsidRPr="002C3239">
        <w:rPr>
          <w:rFonts w:ascii="PMingLiU" w:hAnsi="PMingLiU" w:cs="Times New Roman" w:hint="eastAsia"/>
          <w:lang w:eastAsia="zh-CN"/>
        </w:rPr>
        <w:t>生理指标</w:t>
      </w:r>
      <w:r w:rsidRPr="00796849">
        <w:rPr>
          <w:rFonts w:asciiTheme="minorEastAsia" w:eastAsiaTheme="minorEastAsia" w:hAnsiTheme="minorEastAsia" w:cs="Times New Roman" w:hint="eastAsia"/>
          <w:lang w:eastAsia="zh-CN"/>
        </w:rPr>
        <w:t>。</w:t>
      </w:r>
    </w:p>
    <w:p w14:paraId="21490E28" w14:textId="5BBB780E" w:rsidR="004F288E" w:rsidRDefault="00F024B2" w:rsidP="00AC5A54">
      <w:pPr>
        <w:pStyle w:val="a3"/>
        <w:spacing w:before="36" w:line="317" w:lineRule="auto"/>
        <w:ind w:left="153" w:firstLine="482"/>
        <w:jc w:val="both"/>
        <w:rPr>
          <w:rFonts w:asciiTheme="minorEastAsia" w:eastAsiaTheme="minorEastAsia" w:hAnsiTheme="minorEastAsia" w:cs="Times New Roman"/>
          <w:lang w:eastAsia="zh-CN"/>
        </w:rPr>
      </w:pPr>
      <w:r w:rsidRPr="00796849">
        <w:rPr>
          <w:rFonts w:asciiTheme="minorEastAsia" w:eastAsiaTheme="minorEastAsia" w:hAnsiTheme="minorEastAsia" w:cs="Times New Roman" w:hint="eastAsia"/>
          <w:lang w:eastAsia="zh-CN"/>
        </w:rPr>
        <w:t>在一系列现行技术居家可监测的生物信号之中，选取与呼吸道最相关的血氧饱和度以及咳嗽音，设计并制作了一种可以连续监测并录制的血氧咳嗽音分析仪，同时采得的数据结合指南规范的呼吸道风险问卷、血氧数值、以及咳嗽音算法模型，</w:t>
      </w:r>
      <w:r w:rsidRPr="00DF7BD9">
        <w:rPr>
          <w:rFonts w:ascii="PMingLiU" w:hAnsi="PMingLiU" w:cs="Times New Roman" w:hint="eastAsia"/>
          <w:lang w:eastAsia="zh-CN"/>
        </w:rPr>
        <w:t>来</w:t>
      </w:r>
      <w:r w:rsidRPr="00796849">
        <w:rPr>
          <w:rFonts w:asciiTheme="minorEastAsia" w:eastAsiaTheme="minorEastAsia" w:hAnsiTheme="minorEastAsia" w:cs="Times New Roman" w:hint="eastAsia"/>
          <w:lang w:eastAsia="zh-CN"/>
        </w:rPr>
        <w:t>分别判定用户的呼吸道疾病风险。</w:t>
      </w:r>
    </w:p>
    <w:p w14:paraId="72E23E4E" w14:textId="49C5E1E0" w:rsidR="008D34B8" w:rsidRDefault="00F024B2" w:rsidP="00AC5A54">
      <w:pPr>
        <w:pStyle w:val="a3"/>
        <w:spacing w:before="36" w:line="317" w:lineRule="auto"/>
        <w:ind w:left="153" w:firstLine="482"/>
        <w:jc w:val="both"/>
        <w:rPr>
          <w:rFonts w:ascii="PMingLiU" w:eastAsia="PMingLiU" w:hAnsi="PMingLiU" w:cs="Times New Roman"/>
          <w:lang w:eastAsia="zh-CN"/>
        </w:rPr>
      </w:pPr>
      <w:r w:rsidRPr="00796849">
        <w:rPr>
          <w:rFonts w:asciiTheme="minorEastAsia" w:eastAsiaTheme="minorEastAsia" w:hAnsiTheme="minorEastAsia" w:cs="Times New Roman" w:hint="eastAsia"/>
          <w:lang w:eastAsia="zh-CN"/>
        </w:rPr>
        <w:t>在硬件设计上</w:t>
      </w:r>
      <w:r w:rsidRPr="00DF7BD9">
        <w:rPr>
          <w:rFonts w:ascii="PMingLiU" w:hAnsi="PMingLiU" w:cs="Times New Roman" w:hint="eastAsia"/>
          <w:lang w:eastAsia="zh-CN"/>
        </w:rPr>
        <w:t>，首先考虑到用户的易用性，采取了便携式集成的方式，不但可以在基层医疗场景如乡镇卫生院使用，同时也可以平时放置在居家场景收集新号。为了保证数据的质量，避免过多的错误预警并确保数据可以提供将来医疗专业人士做参考，我们没有采取直接在智能手机上采集而是采用接触式血氧仪与接触式麦克风。</w:t>
      </w:r>
      <w:r w:rsidRPr="00796849">
        <w:rPr>
          <w:rFonts w:asciiTheme="minorEastAsia" w:eastAsiaTheme="minorEastAsia" w:hAnsiTheme="minorEastAsia" w:cs="Times New Roman" w:hint="eastAsia"/>
          <w:lang w:eastAsia="zh-CN"/>
        </w:rPr>
        <w:t>血氧咳嗽音分析仪主要由一个血氧模块、一组四声道麦克风模块、以及一个上位机组</w:t>
      </w:r>
      <w:r w:rsidRPr="00DF7BD9">
        <w:rPr>
          <w:rFonts w:ascii="PMingLiU" w:hAnsi="PMingLiU" w:cs="Times New Roman" w:hint="eastAsia"/>
          <w:lang w:eastAsia="zh-CN"/>
        </w:rPr>
        <w:t>成。</w:t>
      </w:r>
    </w:p>
    <w:p w14:paraId="10888B49" w14:textId="57551BB1" w:rsidR="00796849" w:rsidRDefault="00F024B2" w:rsidP="00AC5A54">
      <w:pPr>
        <w:pStyle w:val="a3"/>
        <w:spacing w:before="36" w:line="317" w:lineRule="auto"/>
        <w:ind w:left="153" w:firstLine="482"/>
        <w:jc w:val="both"/>
        <w:rPr>
          <w:rFonts w:ascii="PMingLiU" w:hAnsi="PMingLiU" w:cs="Times New Roman"/>
          <w:lang w:eastAsia="zh-CN"/>
        </w:rPr>
      </w:pPr>
      <w:r w:rsidRPr="00796849">
        <w:rPr>
          <w:rFonts w:asciiTheme="minorEastAsia" w:eastAsiaTheme="minorEastAsia" w:hAnsiTheme="minorEastAsia" w:cs="Times New Roman" w:hint="eastAsia"/>
          <w:lang w:eastAsia="zh-CN"/>
        </w:rPr>
        <w:t>软件与算法上，</w:t>
      </w:r>
      <w:r w:rsidRPr="00DF7BD9">
        <w:rPr>
          <w:rFonts w:ascii="PMingLiU" w:hAnsi="PMingLiU" w:cs="Times New Roman" w:hint="eastAsia"/>
          <w:lang w:eastAsia="zh-CN"/>
        </w:rPr>
        <w:t>我们的工作主要针对咳嗽音来判断使用者肺部健康情况，数据采用开源的</w:t>
      </w:r>
      <w:r w:rsidRPr="00DF7BD9">
        <w:rPr>
          <w:rFonts w:ascii="PMingLiU" w:hAnsi="PMingLiU" w:cs="Times New Roman"/>
          <w:lang w:eastAsia="zh-CN"/>
        </w:rPr>
        <w:t>Covid 19-Cough[1]</w:t>
      </w:r>
      <w:r w:rsidRPr="00DF7BD9">
        <w:rPr>
          <w:rFonts w:ascii="PMingLiU" w:hAnsi="PMingLiU" w:cs="Times New Roman" w:hint="eastAsia"/>
          <w:lang w:eastAsia="zh-CN"/>
        </w:rPr>
        <w:t>数据集，本研究开发了一种</w:t>
      </w:r>
      <w:commentRangeStart w:id="0"/>
      <w:r w:rsidRPr="00DF7BD9">
        <w:rPr>
          <w:rFonts w:ascii="PMingLiU" w:hAnsi="PMingLiU" w:cs="Times New Roman" w:hint="eastAsia"/>
          <w:lang w:eastAsia="zh-CN"/>
        </w:rPr>
        <w:t>快速高效的卷积模型集成方法</w:t>
      </w:r>
      <w:commentRangeEnd w:id="0"/>
      <w:r w:rsidR="00E81F79">
        <w:rPr>
          <w:rStyle w:val="ac"/>
          <w:rFonts w:asciiTheme="minorHAnsi" w:eastAsiaTheme="minorEastAsia" w:hAnsiTheme="minorHAnsi"/>
        </w:rPr>
        <w:commentReference w:id="0"/>
      </w:r>
      <w:r w:rsidRPr="00DF7BD9">
        <w:rPr>
          <w:rFonts w:ascii="PMingLiU" w:hAnsi="PMingLiU" w:cs="Times New Roman" w:hint="eastAsia"/>
          <w:lang w:eastAsia="zh-CN"/>
        </w:rPr>
        <w:t>，</w:t>
      </w:r>
      <w:r w:rsidRPr="00796849">
        <w:rPr>
          <w:rFonts w:asciiTheme="minorEastAsia" w:eastAsiaTheme="minorEastAsia" w:hAnsiTheme="minorEastAsia" w:cs="Times New Roman" w:hint="eastAsia"/>
          <w:lang w:eastAsia="zh-CN"/>
        </w:rPr>
        <w:t>在综合判断呼吸道疾病风险可以达到</w:t>
      </w:r>
      <w:r w:rsidRPr="00021223">
        <w:rPr>
          <w:rFonts w:asciiTheme="minorEastAsia" w:eastAsiaTheme="minorEastAsia" w:hAnsiTheme="minorEastAsia" w:cs="Times New Roman" w:hint="eastAsia"/>
          <w:lang w:eastAsia="zh-CN"/>
        </w:rPr>
        <w:t>曲线下面积（</w:t>
      </w:r>
      <w:r w:rsidRPr="00021223">
        <w:rPr>
          <w:rFonts w:asciiTheme="minorEastAsia" w:eastAsiaTheme="minorEastAsia" w:hAnsiTheme="minorEastAsia" w:cs="Times New Roman"/>
          <w:lang w:eastAsia="zh-CN"/>
        </w:rPr>
        <w:t>AUC</w:t>
      </w:r>
      <w:r w:rsidRPr="00021223">
        <w:rPr>
          <w:rFonts w:asciiTheme="minorEastAsia" w:eastAsiaTheme="minorEastAsia" w:hAnsiTheme="minorEastAsia" w:cs="Times New Roman" w:hint="eastAsia"/>
          <w:lang w:eastAsia="zh-CN"/>
        </w:rPr>
        <w:t>）</w:t>
      </w:r>
      <w:r>
        <w:rPr>
          <w:rFonts w:asciiTheme="minorEastAsia" w:eastAsiaTheme="minorEastAsia" w:hAnsiTheme="minorEastAsia" w:cs="Times New Roman"/>
          <w:lang w:eastAsia="zh-CN"/>
        </w:rPr>
        <w:t>82.5%</w:t>
      </w:r>
      <w:r w:rsidRPr="00DF7BD9">
        <w:rPr>
          <w:rFonts w:ascii="PMingLiU" w:hAnsi="PMingLiU" w:cs="Times New Roman" w:hint="eastAsia"/>
          <w:lang w:eastAsia="zh-CN"/>
        </w:rPr>
        <w:t>。</w:t>
      </w:r>
    </w:p>
    <w:p w14:paraId="04F21C15" w14:textId="77777777" w:rsidR="00312444" w:rsidRDefault="00312444" w:rsidP="00AC5A54">
      <w:pPr>
        <w:pStyle w:val="a3"/>
        <w:spacing w:before="36" w:line="317" w:lineRule="auto"/>
        <w:ind w:left="153"/>
        <w:jc w:val="both"/>
        <w:rPr>
          <w:rFonts w:ascii="PMingLiU" w:hAnsi="PMingLiU" w:cs="Times New Roman"/>
          <w:lang w:eastAsia="zh-CN"/>
        </w:rPr>
      </w:pPr>
    </w:p>
    <w:p w14:paraId="77143C66" w14:textId="733CA0E3" w:rsidR="00312444" w:rsidRDefault="00312444" w:rsidP="00AC5A54">
      <w:pPr>
        <w:pStyle w:val="a3"/>
        <w:spacing w:before="36" w:line="317" w:lineRule="auto"/>
        <w:ind w:left="153"/>
        <w:jc w:val="both"/>
        <w:rPr>
          <w:rFonts w:ascii="PMingLiU" w:hAnsi="PMingLiU" w:cs="Times New Roman"/>
          <w:lang w:eastAsia="zh-CN"/>
        </w:rPr>
      </w:pPr>
      <w:r w:rsidRPr="00312444">
        <w:rPr>
          <w:rFonts w:ascii="PMingLiU" w:hAnsi="PMingLiU" w:cs="Times New Roman" w:hint="eastAsia"/>
          <w:lang w:eastAsia="zh-CN"/>
        </w:rPr>
        <w:t>关键词</w:t>
      </w:r>
      <w:r w:rsidRPr="00312444">
        <w:rPr>
          <w:rFonts w:ascii="PMingLiU" w:hAnsi="PMingLiU" w:cs="Times New Roman"/>
          <w:lang w:eastAsia="zh-CN"/>
        </w:rPr>
        <w:t xml:space="preserve">: </w:t>
      </w:r>
      <w:r w:rsidR="006C3E08" w:rsidRPr="00796849">
        <w:rPr>
          <w:rFonts w:asciiTheme="minorEastAsia" w:eastAsiaTheme="minorEastAsia" w:hAnsiTheme="minorEastAsia" w:cs="Times New Roman" w:hint="eastAsia"/>
          <w:lang w:eastAsia="zh-CN"/>
        </w:rPr>
        <w:t>生物标志物</w:t>
      </w:r>
      <w:r w:rsidR="006C3E08" w:rsidRPr="006C3E08">
        <w:rPr>
          <w:rFonts w:ascii="PMingLiU" w:hAnsi="PMingLiU" w:cs="Times New Roman" w:hint="eastAsia"/>
          <w:lang w:eastAsia="zh-CN"/>
        </w:rPr>
        <w:t>，呼吸道疾病，</w:t>
      </w:r>
      <w:r w:rsidR="006C3E08" w:rsidRPr="00312444">
        <w:rPr>
          <w:rFonts w:ascii="PMingLiU" w:hAnsi="PMingLiU" w:cs="Times New Roman" w:hint="eastAsia"/>
          <w:lang w:eastAsia="zh-CN"/>
        </w:rPr>
        <w:t>咳嗽音</w:t>
      </w:r>
      <w:r w:rsidR="00DC0E76" w:rsidRPr="00312444">
        <w:rPr>
          <w:rFonts w:ascii="PMingLiU" w:hAnsi="PMingLiU" w:cs="Times New Roman"/>
          <w:lang w:eastAsia="zh-CN"/>
        </w:rPr>
        <w:t xml:space="preserve">, </w:t>
      </w:r>
      <w:r w:rsidR="00DC0E76" w:rsidRPr="00DC0E76">
        <w:rPr>
          <w:rFonts w:ascii="PMingLiU" w:hAnsi="PMingLiU" w:cs="Times New Roman" w:hint="eastAsia"/>
          <w:lang w:eastAsia="zh-CN"/>
        </w:rPr>
        <w:t>脉搏</w:t>
      </w:r>
      <w:r w:rsidR="00DC0E76" w:rsidRPr="006C3E08">
        <w:rPr>
          <w:rFonts w:ascii="PMingLiU" w:hAnsi="PMingLiU" w:cs="Times New Roman" w:hint="eastAsia"/>
          <w:lang w:eastAsia="zh-CN"/>
        </w:rPr>
        <w:t>血氧</w:t>
      </w:r>
      <w:r w:rsidR="00DC0E76" w:rsidRPr="00DC0E76">
        <w:rPr>
          <w:rFonts w:ascii="PMingLiU" w:hAnsi="PMingLiU" w:cs="Times New Roman" w:hint="eastAsia"/>
          <w:lang w:eastAsia="zh-CN"/>
        </w:rPr>
        <w:t>饱和度</w:t>
      </w:r>
      <w:r w:rsidR="00DC0E76" w:rsidRPr="006C3E08">
        <w:rPr>
          <w:rFonts w:ascii="PMingLiU" w:hAnsi="PMingLiU" w:cs="Times New Roman" w:hint="eastAsia"/>
          <w:lang w:eastAsia="zh-CN"/>
        </w:rPr>
        <w:t>，</w:t>
      </w:r>
      <w:r w:rsidR="00DC0E76" w:rsidRPr="00312444">
        <w:rPr>
          <w:rFonts w:ascii="PMingLiU" w:hAnsi="PMingLiU" w:cs="Times New Roman" w:hint="eastAsia"/>
          <w:lang w:eastAsia="zh-CN"/>
        </w:rPr>
        <w:t>特征提</w:t>
      </w:r>
      <w:r w:rsidR="006C3E08" w:rsidRPr="00312444">
        <w:rPr>
          <w:rFonts w:ascii="PMingLiU" w:hAnsi="PMingLiU" w:cs="Times New Roman" w:hint="eastAsia"/>
          <w:lang w:eastAsia="zh-CN"/>
        </w:rPr>
        <w:t>取</w:t>
      </w:r>
      <w:r w:rsidR="006C3E08" w:rsidRPr="00312444">
        <w:rPr>
          <w:rFonts w:ascii="PMingLiU" w:hAnsi="PMingLiU" w:cs="Times New Roman"/>
          <w:lang w:eastAsia="zh-CN"/>
        </w:rPr>
        <w:t xml:space="preserve">, </w:t>
      </w:r>
      <w:r w:rsidR="006C3E08" w:rsidRPr="00312444">
        <w:rPr>
          <w:rFonts w:ascii="PMingLiU" w:hAnsi="PMingLiU" w:cs="Times New Roman" w:hint="eastAsia"/>
          <w:lang w:eastAsia="zh-CN"/>
        </w:rPr>
        <w:t>综合特征参数</w:t>
      </w:r>
      <w:r w:rsidR="006C3E08" w:rsidRPr="00312444">
        <w:rPr>
          <w:rFonts w:ascii="PMingLiU" w:hAnsi="PMingLiU" w:cs="Times New Roman"/>
          <w:lang w:eastAsia="zh-CN"/>
        </w:rPr>
        <w:t xml:space="preserve"> </w:t>
      </w:r>
      <w:r w:rsidR="006C3E08" w:rsidRPr="00312444">
        <w:rPr>
          <w:rFonts w:ascii="PMingLiU" w:hAnsi="PMingLiU" w:cs="Times New Roman" w:hint="eastAsia"/>
          <w:lang w:eastAsia="zh-CN"/>
        </w:rPr>
        <w:t>，</w:t>
      </w:r>
      <w:r w:rsidR="007C5545" w:rsidRPr="007C5545">
        <w:rPr>
          <w:rFonts w:ascii="PMingLiU" w:hAnsi="PMingLiU" w:cs="Times New Roman" w:hint="eastAsia"/>
          <w:lang w:eastAsia="zh-CN"/>
        </w:rPr>
        <w:t>机器学习</w:t>
      </w:r>
      <w:r w:rsidR="007C5545">
        <w:rPr>
          <w:rFonts w:ascii="PMingLiU" w:eastAsia="PMingLiU" w:hAnsi="PMingLiU" w:cs="Times New Roman" w:hint="eastAsia"/>
          <w:lang w:eastAsia="zh-CN"/>
        </w:rPr>
        <w:t>，</w:t>
      </w:r>
      <w:r w:rsidR="006C3E08" w:rsidRPr="00312444">
        <w:rPr>
          <w:rFonts w:ascii="PMingLiU" w:hAnsi="PMingLiU" w:cs="Times New Roman" w:hint="eastAsia"/>
          <w:lang w:eastAsia="zh-CN"/>
        </w:rPr>
        <w:t>数字卫生，健康，远程监测，消费者健康信息学</w:t>
      </w:r>
    </w:p>
    <w:p w14:paraId="57F9A488" w14:textId="77777777" w:rsidR="004B7F55" w:rsidRPr="006C3E08" w:rsidRDefault="004B7F55">
      <w:pPr>
        <w:jc w:val="center"/>
        <w:rPr>
          <w:rFonts w:ascii="Times New Roman" w:eastAsia="Times New Roman" w:hAnsi="Times New Roman" w:cs="Times New Roman"/>
          <w:lang w:eastAsia="zh-CN"/>
        </w:rPr>
        <w:sectPr w:rsidR="004B7F55" w:rsidRPr="006C3E08">
          <w:headerReference w:type="default" r:id="rId11"/>
          <w:footerReference w:type="default" r:id="rId12"/>
          <w:type w:val="continuous"/>
          <w:pgSz w:w="11905" w:h="16840"/>
          <w:pgMar w:top="1100" w:right="980" w:bottom="1180" w:left="980" w:header="877" w:footer="982" w:gutter="0"/>
          <w:cols w:space="720"/>
        </w:sectPr>
      </w:pPr>
    </w:p>
    <w:p w14:paraId="1F29D910" w14:textId="77777777" w:rsidR="004B7F55" w:rsidRDefault="004B7F55">
      <w:pPr>
        <w:spacing w:before="9" w:line="160" w:lineRule="exact"/>
        <w:rPr>
          <w:sz w:val="16"/>
          <w:szCs w:val="16"/>
          <w:lang w:eastAsia="zh-CN"/>
        </w:rPr>
      </w:pPr>
    </w:p>
    <w:p w14:paraId="2379049E" w14:textId="77777777" w:rsidR="004B7F55" w:rsidRDefault="004B7F55">
      <w:pPr>
        <w:spacing w:line="200" w:lineRule="exact"/>
        <w:rPr>
          <w:sz w:val="20"/>
          <w:szCs w:val="20"/>
          <w:lang w:eastAsia="zh-CN"/>
        </w:rPr>
      </w:pPr>
    </w:p>
    <w:p w14:paraId="74B2F803" w14:textId="77777777" w:rsidR="004B7F55" w:rsidRDefault="00625C02">
      <w:pPr>
        <w:spacing w:line="460" w:lineRule="exact"/>
        <w:ind w:left="21"/>
        <w:jc w:val="center"/>
        <w:rPr>
          <w:rFonts w:ascii="宋体" w:eastAsia="宋体" w:hAnsi="宋体" w:cs="宋体"/>
          <w:sz w:val="36"/>
          <w:szCs w:val="36"/>
          <w:lang w:eastAsia="zh-CN"/>
        </w:rPr>
      </w:pPr>
      <w:r>
        <w:rPr>
          <w:rFonts w:eastAsiaTheme="minorHAnsi"/>
          <w:noProof/>
        </w:rPr>
        <mc:AlternateContent>
          <mc:Choice Requires="wpg">
            <w:drawing>
              <wp:anchor distT="0" distB="0" distL="114300" distR="114300" simplePos="0" relativeHeight="503308434" behindDoc="1" locked="0" layoutInCell="1" allowOverlap="1" wp14:anchorId="4561F6B0" wp14:editId="5A419514">
                <wp:simplePos x="0" y="0"/>
                <wp:positionH relativeFrom="page">
                  <wp:posOffset>701040</wp:posOffset>
                </wp:positionH>
                <wp:positionV relativeFrom="paragraph">
                  <wp:posOffset>-212725</wp:posOffset>
                </wp:positionV>
                <wp:extent cx="6158230" cy="1270"/>
                <wp:effectExtent l="0" t="0" r="1270" b="0"/>
                <wp:wrapNone/>
                <wp:docPr id="7079" name="Group 70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230" cy="1270"/>
                          <a:chOff x="1104" y="-335"/>
                          <a:chExt cx="9698" cy="2"/>
                        </a:xfrm>
                      </wpg:grpSpPr>
                      <wps:wsp>
                        <wps:cNvPr id="7080" name="Freeform 7081"/>
                        <wps:cNvSpPr>
                          <a:spLocks/>
                        </wps:cNvSpPr>
                        <wps:spPr bwMode="auto">
                          <a:xfrm>
                            <a:off x="1104" y="-335"/>
                            <a:ext cx="9698" cy="2"/>
                          </a:xfrm>
                          <a:custGeom>
                            <a:avLst/>
                            <a:gdLst>
                              <a:gd name="T0" fmla="+- 0 1104 1104"/>
                              <a:gd name="T1" fmla="*/ T0 w 9698"/>
                              <a:gd name="T2" fmla="+- 0 10802 1104"/>
                              <a:gd name="T3" fmla="*/ T2 w 9698"/>
                            </a:gdLst>
                            <a:ahLst/>
                            <a:cxnLst>
                              <a:cxn ang="0">
                                <a:pos x="T1" y="0"/>
                              </a:cxn>
                              <a:cxn ang="0">
                                <a:pos x="T3" y="0"/>
                              </a:cxn>
                            </a:cxnLst>
                            <a:rect l="0" t="0" r="r" b="b"/>
                            <a:pathLst>
                              <a:path w="9698">
                                <a:moveTo>
                                  <a:pt x="0" y="0"/>
                                </a:moveTo>
                                <a:lnTo>
                                  <a:pt x="9698"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DD68B0" id="Group 7080" o:spid="_x0000_s1026" style="position:absolute;left:0;text-align:left;margin-left:55.2pt;margin-top:-16.75pt;width:484.9pt;height:.1pt;z-index:-8046;mso-position-horizontal-relative:page" coordorigin="1104,-335" coordsize="96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">
                <v:shape id="Freeform 7081" o:spid="_x0000_s1027" style="position:absolute;left:1104;top:-335;width:9698;height:2;visibility:visible;mso-wrap-style:square;v-text-anchor:top" coordsize="9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" path="m,l9698,e" filled="f" strokeweight=".82pt">
                  <v:path arrowok="t" o:connecttype="custom" o:connectlocs="0,0;9698,0" o:connectangles="0,0"/>
                </v:shape>
                <w10:wrap anchorx="page"/>
              </v:group>
            </w:pict>
          </mc:Fallback>
        </mc:AlternateContent>
      </w:r>
      <w:r>
        <w:rPr>
          <w:rFonts w:ascii="宋体" w:eastAsia="宋体" w:hAnsi="宋体" w:cs="宋体"/>
          <w:spacing w:val="1"/>
          <w:sz w:val="36"/>
          <w:szCs w:val="36"/>
          <w:lang w:eastAsia="zh-CN"/>
        </w:rPr>
        <w:t>目录</w:t>
      </w:r>
    </w:p>
    <w:p w14:paraId="10E18A65" w14:textId="77777777" w:rsidR="004B7F55" w:rsidRDefault="004B7F55">
      <w:pPr>
        <w:spacing w:before="2" w:line="190" w:lineRule="exact"/>
        <w:rPr>
          <w:sz w:val="19"/>
          <w:szCs w:val="19"/>
          <w:lang w:eastAsia="zh-CN"/>
        </w:rPr>
      </w:pPr>
    </w:p>
    <w:p w14:paraId="37870F8C" w14:textId="77777777" w:rsidR="004B7F55" w:rsidRDefault="004B7F55">
      <w:pPr>
        <w:spacing w:line="200" w:lineRule="exact"/>
        <w:rPr>
          <w:sz w:val="20"/>
          <w:szCs w:val="20"/>
          <w:lang w:eastAsia="zh-CN"/>
        </w:rPr>
      </w:pPr>
    </w:p>
    <w:p w14:paraId="7A44B1ED" w14:textId="6F19570E" w:rsidR="004B7F55" w:rsidRPr="001E1102" w:rsidRDefault="00000000">
      <w:pPr>
        <w:ind w:left="11"/>
        <w:jc w:val="center"/>
        <w:rPr>
          <w:rFonts w:ascii="Times New Roman" w:eastAsia="Times New Roman" w:hAnsi="Times New Roman" w:cs="Times New Roman"/>
          <w:sz w:val="24"/>
          <w:szCs w:val="24"/>
          <w:lang w:eastAsia="zh-CN"/>
        </w:rPr>
      </w:pPr>
      <w:r w:rsidRPr="001E1102">
        <w:rPr>
          <w:rFonts w:ascii="宋体" w:eastAsia="宋体" w:hAnsi="宋体" w:cs="宋体"/>
          <w:sz w:val="24"/>
          <w:szCs w:val="24"/>
          <w:lang w:eastAsia="zh-CN"/>
        </w:rPr>
        <w:t>摘要</w:t>
      </w:r>
      <w:r w:rsidRPr="001E1102">
        <w:rPr>
          <w:rFonts w:ascii="宋体" w:eastAsia="宋体" w:hAnsi="宋体" w:cs="宋体"/>
          <w:spacing w:val="-75"/>
          <w:sz w:val="24"/>
          <w:szCs w:val="24"/>
          <w:lang w:eastAsia="zh-CN"/>
        </w:rPr>
        <w:t xml:space="preserve"> </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26"/>
          <w:sz w:val="24"/>
          <w:szCs w:val="24"/>
          <w:lang w:eastAsia="zh-CN"/>
        </w:rPr>
        <w:t xml:space="preserve"> </w:t>
      </w:r>
      <w:r w:rsidRPr="001E1102">
        <w:rPr>
          <w:rFonts w:ascii="Times New Roman" w:eastAsia="Times New Roman" w:hAnsi="Times New Roman" w:cs="Times New Roman"/>
          <w:sz w:val="24"/>
          <w:szCs w:val="24"/>
          <w:lang w:eastAsia="zh-CN"/>
        </w:rPr>
        <w:t>I</w:t>
      </w:r>
    </w:p>
    <w:p w14:paraId="386AD3B3" w14:textId="77777777" w:rsidR="004B7F55" w:rsidRPr="001E1102" w:rsidRDefault="004B7F55">
      <w:pPr>
        <w:spacing w:before="1" w:line="190" w:lineRule="exact"/>
        <w:rPr>
          <w:sz w:val="24"/>
          <w:szCs w:val="24"/>
          <w:lang w:eastAsia="zh-CN"/>
        </w:rPr>
      </w:pPr>
    </w:p>
    <w:p w14:paraId="5A0EEAA2" w14:textId="4EB07C32" w:rsidR="004B7F55" w:rsidRPr="001E1102" w:rsidRDefault="00000000">
      <w:pPr>
        <w:ind w:left="10"/>
        <w:jc w:val="center"/>
        <w:rPr>
          <w:rFonts w:ascii="Times New Roman" w:eastAsia="Times New Roman" w:hAnsi="Times New Roman" w:cs="Times New Roman"/>
          <w:sz w:val="24"/>
          <w:szCs w:val="24"/>
          <w:lang w:eastAsia="zh-CN"/>
        </w:rPr>
      </w:pPr>
      <w:r w:rsidRPr="001E1102">
        <w:rPr>
          <w:rFonts w:ascii="宋体" w:eastAsia="宋体" w:hAnsi="宋体" w:cs="宋体"/>
          <w:sz w:val="24"/>
          <w:szCs w:val="24"/>
          <w:lang w:eastAsia="zh-CN"/>
        </w:rPr>
        <w:t>目录</w:t>
      </w:r>
      <w:r w:rsidRPr="001E1102">
        <w:rPr>
          <w:rFonts w:ascii="宋体" w:eastAsia="宋体" w:hAnsi="宋体" w:cs="宋体"/>
          <w:spacing w:val="-75"/>
          <w:sz w:val="24"/>
          <w:szCs w:val="24"/>
          <w:lang w:eastAsia="zh-CN"/>
        </w:rPr>
        <w:t xml:space="preserve"> </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7"/>
          <w:sz w:val="24"/>
          <w:szCs w:val="24"/>
          <w:lang w:eastAsia="zh-CN"/>
        </w:rPr>
        <w:t xml:space="preserve"> </w:t>
      </w:r>
      <w:r w:rsidRPr="001E1102">
        <w:rPr>
          <w:rFonts w:ascii="Times New Roman" w:eastAsia="Times New Roman" w:hAnsi="Times New Roman" w:cs="Times New Roman"/>
          <w:sz w:val="24"/>
          <w:szCs w:val="24"/>
          <w:lang w:eastAsia="zh-CN"/>
        </w:rPr>
        <w:t>II</w:t>
      </w:r>
    </w:p>
    <w:p w14:paraId="094C2564" w14:textId="77777777" w:rsidR="004B7F55" w:rsidRPr="001E1102" w:rsidRDefault="004B7F55">
      <w:pPr>
        <w:spacing w:before="6" w:line="100" w:lineRule="exact"/>
        <w:rPr>
          <w:sz w:val="24"/>
          <w:szCs w:val="24"/>
          <w:lang w:eastAsia="zh-CN"/>
        </w:rPr>
      </w:pPr>
    </w:p>
    <w:p w14:paraId="49432D51" w14:textId="593EF451" w:rsidR="004B7F55" w:rsidRPr="001E1102" w:rsidRDefault="00000000">
      <w:pPr>
        <w:ind w:left="114" w:right="103"/>
        <w:jc w:val="center"/>
        <w:rPr>
          <w:rFonts w:ascii="Times New Roman" w:eastAsia="Times New Roman" w:hAnsi="Times New Roman" w:cs="Times New Roman"/>
          <w:sz w:val="24"/>
          <w:szCs w:val="24"/>
          <w:lang w:eastAsia="zh-CN"/>
        </w:rPr>
      </w:pPr>
      <w:r w:rsidRPr="001E1102">
        <w:rPr>
          <w:rFonts w:ascii="宋体" w:eastAsia="宋体" w:hAnsi="宋体" w:cs="宋体"/>
          <w:sz w:val="24"/>
          <w:szCs w:val="24"/>
          <w:lang w:eastAsia="zh-CN"/>
        </w:rPr>
        <w:t>第一章 绪论</w:t>
      </w:r>
      <w:r w:rsidRPr="001E1102">
        <w:rPr>
          <w:rFonts w:ascii="宋体" w:eastAsia="宋体" w:hAnsi="宋体" w:cs="宋体"/>
          <w:spacing w:val="-72"/>
          <w:sz w:val="24"/>
          <w:szCs w:val="24"/>
          <w:lang w:eastAsia="zh-CN"/>
        </w:rPr>
        <w:t xml:space="preserve"> </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9"/>
          <w:sz w:val="24"/>
          <w:szCs w:val="24"/>
          <w:lang w:eastAsia="zh-CN"/>
        </w:rPr>
        <w:t xml:space="preserve"> </w:t>
      </w:r>
      <w:r w:rsidRPr="001E1102">
        <w:rPr>
          <w:rFonts w:ascii="Times New Roman" w:eastAsia="Times New Roman" w:hAnsi="Times New Roman" w:cs="Times New Roman"/>
          <w:sz w:val="24"/>
          <w:szCs w:val="24"/>
          <w:lang w:eastAsia="zh-CN"/>
        </w:rPr>
        <w:t>1</w:t>
      </w:r>
    </w:p>
    <w:p w14:paraId="312E5AE9" w14:textId="453B71FB" w:rsidR="004B7F55" w:rsidRPr="001E1102" w:rsidRDefault="00000000">
      <w:pPr>
        <w:spacing w:before="86"/>
        <w:ind w:left="325" w:right="105"/>
        <w:jc w:val="center"/>
        <w:rPr>
          <w:rFonts w:ascii="Times New Roman" w:eastAsia="Times New Roman" w:hAnsi="Times New Roman" w:cs="Times New Roman"/>
          <w:sz w:val="24"/>
          <w:szCs w:val="24"/>
          <w:lang w:eastAsia="zh-CN"/>
        </w:rPr>
      </w:pPr>
      <w:r w:rsidRPr="001E1102">
        <w:rPr>
          <w:rFonts w:ascii="Times New Roman" w:eastAsia="Times New Roman" w:hAnsi="Times New Roman" w:cs="Times New Roman"/>
          <w:sz w:val="24"/>
          <w:szCs w:val="24"/>
          <w:lang w:eastAsia="zh-CN"/>
        </w:rPr>
        <w:t>1.1</w:t>
      </w:r>
      <w:r w:rsidRPr="001E1102">
        <w:rPr>
          <w:rFonts w:ascii="Times New Roman" w:eastAsia="Times New Roman" w:hAnsi="Times New Roman" w:cs="Times New Roman"/>
          <w:spacing w:val="32"/>
          <w:sz w:val="24"/>
          <w:szCs w:val="24"/>
          <w:lang w:eastAsia="zh-CN"/>
        </w:rPr>
        <w:t xml:space="preserve"> </w:t>
      </w:r>
      <w:r w:rsidR="001F55D3" w:rsidRPr="001E1102">
        <w:rPr>
          <w:rFonts w:ascii="宋体" w:eastAsia="宋体" w:hAnsi="宋体" w:cs="宋体" w:hint="eastAsia"/>
          <w:sz w:val="24"/>
          <w:szCs w:val="24"/>
          <w:lang w:eastAsia="zh-CN"/>
        </w:rPr>
        <w:t>研究背</w:t>
      </w:r>
      <w:r w:rsidR="001F55D3" w:rsidRPr="001E1102">
        <w:rPr>
          <w:rFonts w:ascii="宋体" w:eastAsia="宋体" w:hAnsi="宋体" w:cs="宋体" w:hint="eastAsia"/>
          <w:spacing w:val="1"/>
          <w:sz w:val="24"/>
          <w:szCs w:val="24"/>
          <w:lang w:eastAsia="zh-CN"/>
        </w:rPr>
        <w:t>景</w:t>
      </w:r>
      <w:r w:rsidR="001F55D3" w:rsidRPr="001E1102">
        <w:rPr>
          <w:rFonts w:ascii="PMingLiU" w:eastAsia="宋体" w:hAnsi="PMingLiU" w:cs="宋体" w:hint="eastAsia"/>
          <w:spacing w:val="1"/>
          <w:sz w:val="24"/>
          <w:szCs w:val="24"/>
          <w:lang w:eastAsia="zh-CN"/>
        </w:rPr>
        <w:t>与</w:t>
      </w:r>
      <w:r w:rsidR="001F55D3" w:rsidRPr="001E1102">
        <w:rPr>
          <w:rFonts w:ascii="PMingLiU" w:eastAsia="宋体" w:hAnsi="PMingLiU" w:cs="宋体" w:hint="cs"/>
          <w:spacing w:val="1"/>
          <w:sz w:val="24"/>
          <w:szCs w:val="24"/>
          <w:lang w:eastAsia="zh-CN"/>
        </w:rPr>
        <w:t>问题陈</w:t>
      </w:r>
      <w:r w:rsidR="001F55D3" w:rsidRPr="001E1102">
        <w:rPr>
          <w:rFonts w:ascii="PMingLiU" w:eastAsia="宋体" w:hAnsi="PMingLiU" w:cs="宋体" w:hint="eastAsia"/>
          <w:spacing w:val="1"/>
          <w:sz w:val="24"/>
          <w:szCs w:val="24"/>
          <w:lang w:eastAsia="zh-CN"/>
        </w:rPr>
        <w:t>述</w:t>
      </w:r>
      <w:r w:rsidR="001F55D3" w:rsidRPr="001E1102">
        <w:rPr>
          <w:rFonts w:ascii="Times New Roman" w:eastAsia="宋体" w:hAnsi="Times New Roman" w:cs="Times New Roman"/>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9"/>
          <w:sz w:val="24"/>
          <w:szCs w:val="24"/>
          <w:lang w:eastAsia="zh-CN"/>
        </w:rPr>
        <w:t xml:space="preserve"> </w:t>
      </w:r>
      <w:r w:rsidRPr="001E1102">
        <w:rPr>
          <w:rFonts w:ascii="Times New Roman" w:eastAsia="Times New Roman" w:hAnsi="Times New Roman" w:cs="Times New Roman"/>
          <w:sz w:val="24"/>
          <w:szCs w:val="24"/>
          <w:lang w:eastAsia="zh-CN"/>
        </w:rPr>
        <w:t>1</w:t>
      </w:r>
    </w:p>
    <w:p w14:paraId="5A62785B" w14:textId="7A0BBE3D" w:rsidR="004B7F55" w:rsidRPr="001E1102" w:rsidRDefault="009368D4" w:rsidP="009368D4">
      <w:pPr>
        <w:spacing w:line="272" w:lineRule="exact"/>
        <w:ind w:left="220"/>
        <w:rPr>
          <w:rFonts w:ascii="Times New Roman" w:eastAsia="Times New Roman" w:hAnsi="Times New Roman" w:cs="Times New Roman"/>
          <w:sz w:val="24"/>
          <w:szCs w:val="24"/>
          <w:lang w:eastAsia="zh-CN"/>
        </w:rPr>
      </w:pPr>
      <w:r w:rsidRPr="001E1102">
        <w:rPr>
          <w:rFonts w:ascii="PMingLiU" w:eastAsia="PMingLiU" w:hAnsi="PMingLiU" w:cs="Times New Roman" w:hint="eastAsia"/>
          <w:sz w:val="24"/>
          <w:szCs w:val="24"/>
          <w:lang w:eastAsia="zh-CN"/>
        </w:rPr>
        <w:t xml:space="preserve">  </w:t>
      </w:r>
      <w:r w:rsidRPr="001E1102">
        <w:rPr>
          <w:rFonts w:ascii="Times New Roman" w:eastAsia="Times New Roman" w:hAnsi="Times New Roman" w:cs="Times New Roman"/>
          <w:sz w:val="24"/>
          <w:szCs w:val="24"/>
          <w:lang w:eastAsia="zh-CN"/>
        </w:rPr>
        <w:t>1.2</w:t>
      </w:r>
      <w:r w:rsidRPr="001E1102">
        <w:rPr>
          <w:rFonts w:ascii="Times New Roman" w:eastAsia="Times New Roman" w:hAnsi="Times New Roman" w:cs="Times New Roman"/>
          <w:spacing w:val="32"/>
          <w:sz w:val="24"/>
          <w:szCs w:val="24"/>
          <w:lang w:eastAsia="zh-CN"/>
        </w:rPr>
        <w:t xml:space="preserve"> </w:t>
      </w:r>
      <w:r w:rsidRPr="001E1102">
        <w:rPr>
          <w:rFonts w:ascii="宋体" w:eastAsia="宋体" w:hAnsi="宋体" w:cs="宋体" w:hint="eastAsia"/>
          <w:spacing w:val="32"/>
          <w:sz w:val="24"/>
          <w:szCs w:val="24"/>
          <w:lang w:eastAsia="zh-CN"/>
        </w:rPr>
        <w:t>相</w:t>
      </w:r>
      <w:r w:rsidRPr="001E1102">
        <w:rPr>
          <w:rFonts w:ascii="宋体" w:eastAsia="宋体" w:hAnsi="宋体" w:cs="宋体" w:hint="cs"/>
          <w:spacing w:val="32"/>
          <w:sz w:val="24"/>
          <w:szCs w:val="24"/>
          <w:lang w:eastAsia="zh-CN"/>
        </w:rPr>
        <w:t>关</w:t>
      </w:r>
      <w:r w:rsidRPr="001E1102">
        <w:rPr>
          <w:rFonts w:ascii="宋体" w:eastAsia="宋体" w:hAnsi="宋体" w:cs="宋体" w:hint="eastAsia"/>
          <w:sz w:val="24"/>
          <w:szCs w:val="24"/>
          <w:lang w:eastAsia="zh-CN"/>
        </w:rPr>
        <w:t>研究现</w:t>
      </w:r>
      <w:r w:rsidRPr="001E1102">
        <w:rPr>
          <w:rFonts w:ascii="宋体" w:eastAsia="宋体" w:hAnsi="宋体" w:cs="宋体" w:hint="eastAsia"/>
          <w:spacing w:val="9"/>
          <w:sz w:val="24"/>
          <w:szCs w:val="24"/>
          <w:lang w:eastAsia="zh-CN"/>
        </w:rPr>
        <w:t>状</w:t>
      </w:r>
      <w:r w:rsidR="006C3E08" w:rsidRPr="001E1102">
        <w:rPr>
          <w:rFonts w:ascii="Times New Roman" w:eastAsia="宋体" w:hAnsi="Times New Roman" w:cs="Times New Roman"/>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9"/>
          <w:sz w:val="24"/>
          <w:szCs w:val="24"/>
          <w:lang w:eastAsia="zh-CN"/>
        </w:rPr>
        <w:t xml:space="preserve"> </w:t>
      </w:r>
      <w:r w:rsidR="00603C74">
        <w:rPr>
          <w:rFonts w:ascii="Times New Roman" w:eastAsia="Times New Roman" w:hAnsi="Times New Roman" w:cs="Times New Roman"/>
          <w:spacing w:val="-9"/>
          <w:sz w:val="24"/>
          <w:szCs w:val="24"/>
          <w:lang w:eastAsia="zh-CN"/>
        </w:rPr>
        <w:t>1</w:t>
      </w:r>
    </w:p>
    <w:p w14:paraId="51524117" w14:textId="7D85D1BC" w:rsidR="004B7F55" w:rsidRPr="001E1102" w:rsidRDefault="00000000">
      <w:pPr>
        <w:spacing w:line="292" w:lineRule="exact"/>
        <w:ind w:left="221"/>
        <w:jc w:val="center"/>
        <w:rPr>
          <w:rFonts w:ascii="Times New Roman" w:eastAsia="Times New Roman" w:hAnsi="Times New Roman" w:cs="Times New Roman"/>
          <w:sz w:val="24"/>
          <w:szCs w:val="24"/>
          <w:lang w:eastAsia="zh-CN"/>
        </w:rPr>
      </w:pPr>
      <w:r w:rsidRPr="001E1102">
        <w:rPr>
          <w:rFonts w:ascii="Times New Roman" w:eastAsia="Times New Roman" w:hAnsi="Times New Roman" w:cs="Times New Roman"/>
          <w:sz w:val="24"/>
          <w:szCs w:val="24"/>
          <w:lang w:eastAsia="zh-CN"/>
        </w:rPr>
        <w:t>1</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 xml:space="preserve">3 </w:t>
      </w:r>
      <w:r w:rsidRPr="001E1102">
        <w:rPr>
          <w:rFonts w:ascii="宋体" w:eastAsia="宋体" w:hAnsi="宋体" w:cs="宋体"/>
          <w:sz w:val="24"/>
          <w:szCs w:val="24"/>
          <w:lang w:eastAsia="zh-CN"/>
        </w:rPr>
        <w:t>本文研</w:t>
      </w:r>
      <w:r w:rsidRPr="001E1102">
        <w:rPr>
          <w:rFonts w:ascii="宋体" w:eastAsia="宋体" w:hAnsi="宋体" w:cs="宋体"/>
          <w:spacing w:val="-2"/>
          <w:sz w:val="24"/>
          <w:szCs w:val="24"/>
          <w:lang w:eastAsia="zh-CN"/>
        </w:rPr>
        <w:t>究</w:t>
      </w:r>
      <w:r w:rsidRPr="001E1102">
        <w:rPr>
          <w:rFonts w:ascii="宋体" w:eastAsia="宋体" w:hAnsi="宋体" w:cs="宋体"/>
          <w:sz w:val="24"/>
          <w:szCs w:val="24"/>
          <w:lang w:eastAsia="zh-CN"/>
        </w:rPr>
        <w:t>内容</w:t>
      </w:r>
      <w:r w:rsidRPr="001E1102">
        <w:rPr>
          <w:rFonts w:ascii="宋体" w:eastAsia="宋体" w:hAnsi="宋体" w:cs="宋体"/>
          <w:spacing w:val="-67"/>
          <w:sz w:val="24"/>
          <w:szCs w:val="24"/>
          <w:lang w:eastAsia="zh-CN"/>
        </w:rPr>
        <w:t xml:space="preserve"> </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9"/>
          <w:sz w:val="24"/>
          <w:szCs w:val="24"/>
          <w:lang w:eastAsia="zh-CN"/>
        </w:rPr>
        <w:t xml:space="preserve"> </w:t>
      </w:r>
      <w:r w:rsidR="00603C74">
        <w:rPr>
          <w:rFonts w:ascii="Times New Roman" w:eastAsia="Times New Roman" w:hAnsi="Times New Roman" w:cs="Times New Roman"/>
          <w:spacing w:val="-9"/>
          <w:sz w:val="24"/>
          <w:szCs w:val="24"/>
          <w:lang w:eastAsia="zh-CN"/>
        </w:rPr>
        <w:t>3</w:t>
      </w:r>
    </w:p>
    <w:p w14:paraId="63281E37" w14:textId="77777777" w:rsidR="004B7F55" w:rsidRPr="001E1102" w:rsidRDefault="004B7F55">
      <w:pPr>
        <w:spacing w:before="6" w:line="100" w:lineRule="exact"/>
        <w:rPr>
          <w:sz w:val="24"/>
          <w:szCs w:val="24"/>
          <w:lang w:eastAsia="zh-CN"/>
        </w:rPr>
      </w:pPr>
    </w:p>
    <w:p w14:paraId="151C0CCF" w14:textId="23873890" w:rsidR="004B7F55" w:rsidRPr="001E1102" w:rsidRDefault="00000000">
      <w:pPr>
        <w:ind w:left="114" w:right="103"/>
        <w:jc w:val="center"/>
        <w:rPr>
          <w:rFonts w:ascii="Times New Roman" w:eastAsia="Times New Roman" w:hAnsi="Times New Roman" w:cs="Times New Roman"/>
          <w:sz w:val="24"/>
          <w:szCs w:val="24"/>
          <w:lang w:eastAsia="zh-CN"/>
        </w:rPr>
      </w:pPr>
      <w:r w:rsidRPr="001E1102">
        <w:rPr>
          <w:rFonts w:ascii="宋体" w:eastAsia="宋体" w:hAnsi="宋体" w:cs="宋体"/>
          <w:sz w:val="24"/>
          <w:szCs w:val="24"/>
          <w:lang w:eastAsia="zh-CN"/>
        </w:rPr>
        <w:t xml:space="preserve">第二章 </w:t>
      </w:r>
      <w:r w:rsidR="00CB3078" w:rsidRPr="00CB3078">
        <w:rPr>
          <w:rFonts w:ascii="PMingLiU" w:eastAsia="宋体" w:hAnsi="PMingLiU" w:cs="宋体" w:hint="eastAsia"/>
          <w:sz w:val="24"/>
          <w:szCs w:val="24"/>
          <w:lang w:eastAsia="zh-CN"/>
        </w:rPr>
        <w:t>硬件及功能设计</w:t>
      </w:r>
      <w:r w:rsidRPr="001E1102">
        <w:rPr>
          <w:rFonts w:ascii="Times New Roman" w:eastAsia="Times New Roman" w:hAnsi="Times New Roman" w:cs="Times New Roman"/>
          <w:sz w:val="24"/>
          <w:szCs w:val="24"/>
          <w:lang w:eastAsia="zh-CN"/>
        </w:rPr>
        <w:t>..................................</w:t>
      </w:r>
      <w:r w:rsidR="00CB3078"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z w:val="24"/>
          <w:szCs w:val="24"/>
          <w:lang w:eastAsia="zh-CN"/>
        </w:rPr>
        <w:t>......</w:t>
      </w:r>
      <w:r w:rsidR="00CB3078"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9"/>
          <w:sz w:val="24"/>
          <w:szCs w:val="24"/>
          <w:lang w:eastAsia="zh-CN"/>
        </w:rPr>
        <w:t xml:space="preserve"> </w:t>
      </w:r>
      <w:r w:rsidR="009445D2">
        <w:rPr>
          <w:rFonts w:ascii="Times New Roman" w:eastAsia="Times New Roman" w:hAnsi="Times New Roman" w:cs="Times New Roman"/>
          <w:spacing w:val="-9"/>
          <w:sz w:val="24"/>
          <w:szCs w:val="24"/>
          <w:lang w:eastAsia="zh-CN"/>
        </w:rPr>
        <w:t>4</w:t>
      </w:r>
    </w:p>
    <w:p w14:paraId="70241918" w14:textId="4AAFCBC8" w:rsidR="004B7F55" w:rsidRDefault="00000000">
      <w:pPr>
        <w:spacing w:before="86"/>
        <w:ind w:left="221"/>
        <w:jc w:val="center"/>
        <w:rPr>
          <w:rFonts w:ascii="Times New Roman" w:eastAsia="Times New Roman" w:hAnsi="Times New Roman" w:cs="Times New Roman"/>
          <w:sz w:val="24"/>
          <w:szCs w:val="24"/>
          <w:lang w:eastAsia="zh-CN"/>
        </w:rPr>
      </w:pPr>
      <w:r w:rsidRPr="001E1102">
        <w:rPr>
          <w:rFonts w:ascii="Times New Roman" w:eastAsia="Times New Roman" w:hAnsi="Times New Roman" w:cs="Times New Roman"/>
          <w:sz w:val="24"/>
          <w:szCs w:val="24"/>
          <w:lang w:eastAsia="zh-CN"/>
        </w:rPr>
        <w:t>2.1</w:t>
      </w:r>
      <w:r w:rsidRPr="001E1102">
        <w:rPr>
          <w:rFonts w:ascii="Times New Roman" w:eastAsia="Times New Roman" w:hAnsi="Times New Roman" w:cs="Times New Roman"/>
          <w:spacing w:val="32"/>
          <w:sz w:val="24"/>
          <w:szCs w:val="24"/>
          <w:lang w:eastAsia="zh-CN"/>
        </w:rPr>
        <w:t xml:space="preserve"> </w:t>
      </w:r>
      <w:r w:rsidR="00392C1F" w:rsidRPr="00392C1F">
        <w:rPr>
          <w:rFonts w:ascii="PMingLiU" w:eastAsia="宋体" w:hAnsi="PMingLiU" w:cs="宋体" w:hint="eastAsia"/>
          <w:spacing w:val="6"/>
          <w:sz w:val="24"/>
          <w:szCs w:val="24"/>
          <w:lang w:eastAsia="zh-CN"/>
        </w:rPr>
        <w:t>功能模块的选择</w:t>
      </w:r>
      <w:r w:rsidR="00F115BC"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z w:val="24"/>
          <w:szCs w:val="24"/>
          <w:lang w:eastAsia="zh-CN"/>
        </w:rPr>
        <w:t>.</w:t>
      </w:r>
      <w:r w:rsidR="00F115BC"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w:t>
      </w:r>
      <w:r w:rsidR="009445D2">
        <w:rPr>
          <w:rFonts w:ascii="Times New Roman" w:eastAsia="Times New Roman" w:hAnsi="Times New Roman" w:cs="Times New Roman"/>
          <w:sz w:val="24"/>
          <w:szCs w:val="24"/>
          <w:lang w:eastAsia="zh-CN"/>
        </w:rPr>
        <w:t>4</w:t>
      </w:r>
    </w:p>
    <w:p w14:paraId="7CA623F8" w14:textId="72B59019" w:rsidR="00392C1F" w:rsidRPr="001E1102" w:rsidRDefault="00392C1F" w:rsidP="00392C1F">
      <w:pPr>
        <w:spacing w:line="293" w:lineRule="exact"/>
        <w:ind w:left="534"/>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2</w:t>
      </w:r>
      <w:r w:rsidRPr="001E1102">
        <w:rPr>
          <w:rFonts w:ascii="Times New Roman" w:eastAsia="Times New Roman" w:hAnsi="Times New Roman" w:cs="Times New Roman"/>
          <w:sz w:val="24"/>
          <w:szCs w:val="24"/>
          <w:lang w:eastAsia="zh-CN"/>
        </w:rPr>
        <w:t>.</w:t>
      </w:r>
      <w:r>
        <w:rPr>
          <w:rFonts w:ascii="Times New Roman" w:eastAsia="Times New Roman" w:hAnsi="Times New Roman" w:cs="Times New Roman"/>
          <w:spacing w:val="-1"/>
          <w:sz w:val="24"/>
          <w:szCs w:val="24"/>
          <w:lang w:eastAsia="zh-CN"/>
        </w:rPr>
        <w:t>1</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1</w:t>
      </w:r>
      <w:r w:rsidRPr="001E1102">
        <w:rPr>
          <w:rFonts w:ascii="Times New Roman" w:eastAsia="Times New Roman" w:hAnsi="Times New Roman" w:cs="Times New Roman"/>
          <w:spacing w:val="52"/>
          <w:sz w:val="24"/>
          <w:szCs w:val="24"/>
          <w:lang w:eastAsia="zh-CN"/>
        </w:rPr>
        <w:t xml:space="preserve"> </w:t>
      </w:r>
      <w:r w:rsidRPr="00392C1F">
        <w:rPr>
          <w:rFonts w:ascii="宋体" w:eastAsia="宋体" w:hAnsi="宋体" w:cs="宋体" w:hint="eastAsia"/>
          <w:spacing w:val="-2"/>
          <w:sz w:val="24"/>
          <w:szCs w:val="24"/>
          <w:lang w:eastAsia="zh-CN"/>
        </w:rPr>
        <w:t>血氧数据采集模块</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9"/>
          <w:sz w:val="24"/>
          <w:szCs w:val="24"/>
          <w:lang w:eastAsia="zh-CN"/>
        </w:rPr>
        <w:t xml:space="preserve"> </w:t>
      </w:r>
      <w:r w:rsidR="009445D2">
        <w:rPr>
          <w:rFonts w:ascii="Times New Roman" w:eastAsia="Times New Roman" w:hAnsi="Times New Roman" w:cs="Times New Roman"/>
          <w:sz w:val="24"/>
          <w:szCs w:val="24"/>
          <w:lang w:eastAsia="zh-CN"/>
        </w:rPr>
        <w:t>4</w:t>
      </w:r>
    </w:p>
    <w:p w14:paraId="457FB837" w14:textId="44450E97" w:rsidR="00392C1F" w:rsidRDefault="00392C1F" w:rsidP="00392C1F">
      <w:pPr>
        <w:spacing w:line="312" w:lineRule="exact"/>
        <w:ind w:left="534"/>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2</w:t>
      </w:r>
      <w:r w:rsidRPr="001E1102">
        <w:rPr>
          <w:rFonts w:ascii="Times New Roman" w:eastAsia="Times New Roman" w:hAnsi="Times New Roman" w:cs="Times New Roman"/>
          <w:sz w:val="24"/>
          <w:szCs w:val="24"/>
          <w:lang w:eastAsia="zh-CN"/>
        </w:rPr>
        <w:t>.</w:t>
      </w:r>
      <w:r>
        <w:rPr>
          <w:rFonts w:ascii="Times New Roman" w:eastAsia="Times New Roman" w:hAnsi="Times New Roman" w:cs="Times New Roman"/>
          <w:spacing w:val="-1"/>
          <w:sz w:val="24"/>
          <w:szCs w:val="24"/>
          <w:lang w:eastAsia="zh-CN"/>
        </w:rPr>
        <w:t>1</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2</w:t>
      </w:r>
      <w:r w:rsidRPr="001E1102">
        <w:rPr>
          <w:rFonts w:ascii="Times New Roman" w:eastAsia="Times New Roman" w:hAnsi="Times New Roman" w:cs="Times New Roman"/>
          <w:spacing w:val="52"/>
          <w:sz w:val="24"/>
          <w:szCs w:val="24"/>
          <w:lang w:eastAsia="zh-CN"/>
        </w:rPr>
        <w:t xml:space="preserve"> </w:t>
      </w:r>
      <w:r w:rsidRPr="00392C1F">
        <w:rPr>
          <w:rFonts w:ascii="宋体" w:eastAsia="宋体" w:hAnsi="宋体" w:cs="宋体" w:hint="eastAsia"/>
          <w:spacing w:val="-2"/>
          <w:sz w:val="24"/>
          <w:szCs w:val="24"/>
          <w:lang w:eastAsia="zh-CN"/>
        </w:rPr>
        <w:t>咳嗽音数据采集模块</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9"/>
          <w:sz w:val="24"/>
          <w:szCs w:val="24"/>
          <w:lang w:eastAsia="zh-CN"/>
        </w:rPr>
        <w:t xml:space="preserve"> </w:t>
      </w:r>
      <w:r w:rsidR="009445D2">
        <w:rPr>
          <w:rFonts w:ascii="Times New Roman" w:eastAsia="Times New Roman" w:hAnsi="Times New Roman" w:cs="Times New Roman"/>
          <w:sz w:val="24"/>
          <w:szCs w:val="24"/>
          <w:lang w:eastAsia="zh-CN"/>
        </w:rPr>
        <w:t>5</w:t>
      </w:r>
    </w:p>
    <w:p w14:paraId="2F9D2E7B" w14:textId="61FB7DC5" w:rsidR="00C47AA0" w:rsidRPr="001E1102" w:rsidRDefault="00C47AA0" w:rsidP="00392C1F">
      <w:pPr>
        <w:spacing w:line="312" w:lineRule="exact"/>
        <w:ind w:left="534"/>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2</w:t>
      </w:r>
      <w:r w:rsidRPr="001E1102">
        <w:rPr>
          <w:rFonts w:ascii="Times New Roman" w:eastAsia="Times New Roman" w:hAnsi="Times New Roman" w:cs="Times New Roman"/>
          <w:sz w:val="24"/>
          <w:szCs w:val="24"/>
          <w:lang w:eastAsia="zh-CN"/>
        </w:rPr>
        <w:t>.</w:t>
      </w:r>
      <w:r>
        <w:rPr>
          <w:rFonts w:ascii="Times New Roman" w:eastAsia="Times New Roman" w:hAnsi="Times New Roman" w:cs="Times New Roman"/>
          <w:spacing w:val="-1"/>
          <w:sz w:val="24"/>
          <w:szCs w:val="24"/>
          <w:lang w:eastAsia="zh-CN"/>
        </w:rPr>
        <w:t>1</w:t>
      </w:r>
      <w:r w:rsidRPr="001E1102">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
          <w:sz w:val="24"/>
          <w:szCs w:val="24"/>
          <w:lang w:eastAsia="zh-CN"/>
        </w:rPr>
        <w:t>3</w:t>
      </w:r>
      <w:r w:rsidRPr="001E1102">
        <w:rPr>
          <w:rFonts w:ascii="Times New Roman" w:eastAsia="Times New Roman" w:hAnsi="Times New Roman" w:cs="Times New Roman"/>
          <w:spacing w:val="52"/>
          <w:sz w:val="24"/>
          <w:szCs w:val="24"/>
          <w:lang w:eastAsia="zh-CN"/>
        </w:rPr>
        <w:t xml:space="preserve"> </w:t>
      </w:r>
      <w:r w:rsidRPr="00C47AA0">
        <w:rPr>
          <w:rFonts w:ascii="宋体" w:eastAsia="宋体" w:hAnsi="宋体" w:cs="宋体" w:hint="eastAsia"/>
          <w:spacing w:val="-2"/>
          <w:sz w:val="24"/>
          <w:szCs w:val="24"/>
          <w:lang w:eastAsia="zh-CN"/>
        </w:rPr>
        <w:t>主工作模块</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9"/>
          <w:sz w:val="24"/>
          <w:szCs w:val="24"/>
          <w:lang w:eastAsia="zh-CN"/>
        </w:rPr>
        <w:t xml:space="preserve"> </w:t>
      </w:r>
      <w:r w:rsidR="004E3AC0">
        <w:rPr>
          <w:rFonts w:ascii="Times New Roman" w:eastAsia="Times New Roman" w:hAnsi="Times New Roman" w:cs="Times New Roman"/>
          <w:sz w:val="24"/>
          <w:szCs w:val="24"/>
          <w:lang w:eastAsia="zh-CN"/>
        </w:rPr>
        <w:t>5</w:t>
      </w:r>
    </w:p>
    <w:p w14:paraId="33E39AE4" w14:textId="00244883" w:rsidR="004B7F55" w:rsidRPr="001E1102" w:rsidRDefault="00000000">
      <w:pPr>
        <w:spacing w:line="272" w:lineRule="exact"/>
        <w:ind w:left="219"/>
        <w:jc w:val="center"/>
        <w:rPr>
          <w:rFonts w:ascii="Times New Roman" w:eastAsia="Times New Roman" w:hAnsi="Times New Roman" w:cs="Times New Roman"/>
          <w:sz w:val="24"/>
          <w:szCs w:val="24"/>
          <w:lang w:eastAsia="zh-CN"/>
        </w:rPr>
      </w:pPr>
      <w:r w:rsidRPr="001E1102">
        <w:rPr>
          <w:rFonts w:ascii="Times New Roman" w:eastAsia="Times New Roman" w:hAnsi="Times New Roman" w:cs="Times New Roman"/>
          <w:sz w:val="24"/>
          <w:szCs w:val="24"/>
          <w:lang w:eastAsia="zh-CN"/>
        </w:rPr>
        <w:t>2.2</w:t>
      </w:r>
      <w:r w:rsidR="00C47AA0" w:rsidRPr="00C47AA0">
        <w:rPr>
          <w:rFonts w:ascii="PMingLiU" w:eastAsia="宋体" w:hAnsi="PMingLiU" w:cs="宋体" w:hint="eastAsia"/>
          <w:spacing w:val="32"/>
          <w:sz w:val="24"/>
          <w:szCs w:val="24"/>
          <w:lang w:eastAsia="zh-CN"/>
        </w:rPr>
        <w:t>硬件原型搭建</w:t>
      </w:r>
      <w:r w:rsidRPr="001E1102">
        <w:rPr>
          <w:rFonts w:ascii="Times New Roman" w:eastAsia="Times New Roman" w:hAnsi="Times New Roman" w:cs="Times New Roman"/>
          <w:sz w:val="24"/>
          <w:szCs w:val="24"/>
          <w:lang w:eastAsia="zh-CN"/>
        </w:rPr>
        <w:t>.......................</w:t>
      </w:r>
      <w:r w:rsidR="00C643C4"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9"/>
          <w:sz w:val="24"/>
          <w:szCs w:val="24"/>
          <w:lang w:eastAsia="zh-CN"/>
        </w:rPr>
        <w:t xml:space="preserve"> </w:t>
      </w:r>
      <w:r w:rsidR="004E3AC0">
        <w:rPr>
          <w:rFonts w:ascii="Times New Roman" w:eastAsia="Times New Roman" w:hAnsi="Times New Roman" w:cs="Times New Roman"/>
          <w:sz w:val="24"/>
          <w:szCs w:val="24"/>
          <w:lang w:eastAsia="zh-CN"/>
        </w:rPr>
        <w:t>6</w:t>
      </w:r>
    </w:p>
    <w:p w14:paraId="4B92D799" w14:textId="5F2AD132" w:rsidR="004B7F55" w:rsidRDefault="00000000">
      <w:pPr>
        <w:spacing w:line="292" w:lineRule="exact"/>
        <w:ind w:left="325" w:right="105"/>
        <w:jc w:val="center"/>
        <w:rPr>
          <w:rFonts w:ascii="Times New Roman" w:eastAsia="Times New Roman" w:hAnsi="Times New Roman" w:cs="Times New Roman"/>
          <w:sz w:val="24"/>
          <w:szCs w:val="24"/>
          <w:lang w:eastAsia="zh-CN"/>
        </w:rPr>
      </w:pPr>
      <w:r w:rsidRPr="001E1102">
        <w:rPr>
          <w:rFonts w:ascii="Times New Roman" w:eastAsia="Times New Roman" w:hAnsi="Times New Roman" w:cs="Times New Roman"/>
          <w:sz w:val="24"/>
          <w:szCs w:val="24"/>
          <w:lang w:eastAsia="zh-CN"/>
        </w:rPr>
        <w:t>2.3</w:t>
      </w:r>
      <w:r w:rsidR="00C47AA0" w:rsidRPr="00C47AA0">
        <w:rPr>
          <w:rFonts w:ascii="PMingLiU" w:eastAsia="宋体" w:hAnsi="PMingLiU" w:cs="宋体" w:hint="eastAsia"/>
          <w:spacing w:val="32"/>
          <w:sz w:val="24"/>
          <w:szCs w:val="24"/>
          <w:lang w:eastAsia="zh-CN"/>
        </w:rPr>
        <w:t>采集功能的实现</w:t>
      </w:r>
      <w:r w:rsidRPr="001E1102">
        <w:rPr>
          <w:rFonts w:ascii="Times New Roman" w:eastAsia="Times New Roman" w:hAnsi="Times New Roman" w:cs="Times New Roman"/>
          <w:sz w:val="24"/>
          <w:szCs w:val="24"/>
          <w:lang w:eastAsia="zh-CN"/>
        </w:rPr>
        <w:t>...........................</w:t>
      </w:r>
      <w:r w:rsidR="00B75F66"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9"/>
          <w:sz w:val="24"/>
          <w:szCs w:val="24"/>
          <w:lang w:eastAsia="zh-CN"/>
        </w:rPr>
        <w:t xml:space="preserve"> </w:t>
      </w:r>
      <w:r w:rsidR="004E3AC0">
        <w:rPr>
          <w:rFonts w:ascii="Times New Roman" w:eastAsia="Times New Roman" w:hAnsi="Times New Roman" w:cs="Times New Roman"/>
          <w:sz w:val="24"/>
          <w:szCs w:val="24"/>
          <w:lang w:eastAsia="zh-CN"/>
        </w:rPr>
        <w:t>7</w:t>
      </w:r>
    </w:p>
    <w:p w14:paraId="5245A9BD" w14:textId="3A2C6FDE" w:rsidR="0099662D" w:rsidRPr="001E1102" w:rsidRDefault="0099662D">
      <w:pPr>
        <w:spacing w:line="292" w:lineRule="exact"/>
        <w:ind w:left="325" w:right="105"/>
        <w:jc w:val="center"/>
        <w:rPr>
          <w:rFonts w:ascii="Times New Roman" w:eastAsia="Times New Roman" w:hAnsi="Times New Roman" w:cs="Times New Roman"/>
          <w:sz w:val="24"/>
          <w:szCs w:val="24"/>
          <w:lang w:eastAsia="zh-CN"/>
        </w:rPr>
      </w:pPr>
      <w:r w:rsidRPr="001E1102">
        <w:rPr>
          <w:rFonts w:ascii="Times New Roman" w:eastAsia="Times New Roman" w:hAnsi="Times New Roman" w:cs="Times New Roman"/>
          <w:sz w:val="24"/>
          <w:szCs w:val="24"/>
          <w:lang w:eastAsia="zh-CN"/>
        </w:rPr>
        <w:t>2.</w:t>
      </w:r>
      <w:r>
        <w:rPr>
          <w:rFonts w:ascii="Times New Roman" w:eastAsia="Times New Roman" w:hAnsi="Times New Roman" w:cs="Times New Roman"/>
          <w:sz w:val="24"/>
          <w:szCs w:val="24"/>
          <w:lang w:eastAsia="zh-CN"/>
        </w:rPr>
        <w:t>4</w:t>
      </w:r>
      <w:r w:rsidRPr="0099662D">
        <w:rPr>
          <w:rFonts w:ascii="PMingLiU" w:eastAsia="宋体" w:hAnsi="PMingLiU" w:cs="宋体" w:hint="eastAsia"/>
          <w:spacing w:val="32"/>
          <w:sz w:val="24"/>
          <w:szCs w:val="24"/>
          <w:lang w:eastAsia="zh-CN"/>
        </w:rPr>
        <w:t>为网页客户端的服务实现</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9"/>
          <w:sz w:val="24"/>
          <w:szCs w:val="24"/>
          <w:lang w:eastAsia="zh-CN"/>
        </w:rPr>
        <w:t xml:space="preserve"> </w:t>
      </w:r>
      <w:r w:rsidR="004E3AC0">
        <w:rPr>
          <w:rFonts w:ascii="Times New Roman" w:eastAsia="Times New Roman" w:hAnsi="Times New Roman" w:cs="Times New Roman"/>
          <w:spacing w:val="-9"/>
          <w:sz w:val="24"/>
          <w:szCs w:val="24"/>
          <w:lang w:eastAsia="zh-CN"/>
        </w:rPr>
        <w:t>8</w:t>
      </w:r>
    </w:p>
    <w:p w14:paraId="7A26218C" w14:textId="5EA236DF" w:rsidR="004B7F55" w:rsidRPr="001E1102" w:rsidRDefault="008E6D94">
      <w:pPr>
        <w:spacing w:before="87"/>
        <w:ind w:left="11"/>
        <w:jc w:val="center"/>
        <w:rPr>
          <w:rFonts w:ascii="Times New Roman" w:eastAsia="Times New Roman" w:hAnsi="Times New Roman" w:cs="Times New Roman"/>
          <w:sz w:val="24"/>
          <w:szCs w:val="24"/>
          <w:lang w:eastAsia="zh-CN"/>
        </w:rPr>
      </w:pPr>
      <w:r w:rsidRPr="001E1102">
        <w:rPr>
          <w:rFonts w:ascii="宋体" w:eastAsia="宋体" w:hAnsi="宋体" w:cs="宋体" w:hint="eastAsia"/>
          <w:sz w:val="24"/>
          <w:szCs w:val="24"/>
          <w:lang w:eastAsia="zh-CN"/>
        </w:rPr>
        <w:t>第三章</w:t>
      </w:r>
      <w:r w:rsidRPr="001E1102">
        <w:rPr>
          <w:rFonts w:ascii="宋体" w:eastAsia="宋体" w:hAnsi="宋体" w:cs="宋体"/>
          <w:sz w:val="24"/>
          <w:szCs w:val="24"/>
          <w:lang w:eastAsia="zh-CN"/>
        </w:rPr>
        <w:t xml:space="preserve"> </w:t>
      </w:r>
      <w:r w:rsidRPr="001E1102">
        <w:rPr>
          <w:rFonts w:ascii="宋体" w:eastAsia="宋体" w:hAnsi="宋体" w:cs="宋体" w:hint="eastAsia"/>
          <w:sz w:val="24"/>
          <w:szCs w:val="24"/>
          <w:lang w:eastAsia="zh-CN"/>
        </w:rPr>
        <w:t>咳</w:t>
      </w:r>
      <w:r w:rsidRPr="001E1102">
        <w:rPr>
          <w:rFonts w:ascii="宋体" w:eastAsia="宋体" w:hAnsi="宋体" w:cs="宋体" w:hint="eastAsia"/>
          <w:spacing w:val="-2"/>
          <w:sz w:val="24"/>
          <w:szCs w:val="24"/>
          <w:lang w:eastAsia="zh-CN"/>
        </w:rPr>
        <w:t>嗽</w:t>
      </w:r>
      <w:r w:rsidRPr="001E1102">
        <w:rPr>
          <w:rFonts w:ascii="宋体" w:eastAsia="宋体" w:hAnsi="宋体" w:cs="宋体" w:hint="eastAsia"/>
          <w:sz w:val="24"/>
          <w:szCs w:val="24"/>
          <w:lang w:eastAsia="zh-CN"/>
        </w:rPr>
        <w:t>音信号</w:t>
      </w:r>
      <w:r w:rsidRPr="001E1102">
        <w:rPr>
          <w:rFonts w:ascii="PMingLiU" w:eastAsia="宋体" w:hAnsi="PMingLiU" w:cs="宋体" w:hint="cs"/>
          <w:sz w:val="24"/>
          <w:szCs w:val="24"/>
          <w:lang w:eastAsia="zh-CN"/>
        </w:rPr>
        <w:t>数</w:t>
      </w:r>
      <w:r w:rsidRPr="001E1102">
        <w:rPr>
          <w:rFonts w:ascii="PMingLiU" w:eastAsia="宋体" w:hAnsi="PMingLiU" w:cs="宋体" w:hint="eastAsia"/>
          <w:sz w:val="24"/>
          <w:szCs w:val="24"/>
          <w:lang w:eastAsia="zh-CN"/>
        </w:rPr>
        <w:t>据与模型</w:t>
      </w:r>
      <w:r w:rsidRPr="001E1102">
        <w:rPr>
          <w:rFonts w:ascii="PMingLiU" w:eastAsia="宋体" w:hAnsi="PMingLiU" w:cs="宋体" w:hint="cs"/>
          <w:sz w:val="24"/>
          <w:szCs w:val="24"/>
          <w:lang w:eastAsia="zh-CN"/>
        </w:rPr>
        <w:t>开发</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9"/>
          <w:sz w:val="24"/>
          <w:szCs w:val="24"/>
          <w:lang w:eastAsia="zh-CN"/>
        </w:rPr>
        <w:t xml:space="preserve"> </w:t>
      </w:r>
      <w:r w:rsidR="006F6287">
        <w:rPr>
          <w:rFonts w:ascii="Times New Roman" w:eastAsia="Times New Roman" w:hAnsi="Times New Roman" w:cs="Times New Roman"/>
          <w:sz w:val="24"/>
          <w:szCs w:val="24"/>
          <w:lang w:eastAsia="zh-CN"/>
        </w:rPr>
        <w:t>9</w:t>
      </w:r>
    </w:p>
    <w:p w14:paraId="23E1E4E2" w14:textId="1D3BBDB9" w:rsidR="004B7F55" w:rsidRPr="001E1102" w:rsidRDefault="00000000">
      <w:pPr>
        <w:spacing w:before="86"/>
        <w:ind w:left="324" w:right="103"/>
        <w:jc w:val="center"/>
        <w:rPr>
          <w:rFonts w:ascii="Times New Roman" w:eastAsia="Times New Roman" w:hAnsi="Times New Roman" w:cs="Times New Roman"/>
          <w:sz w:val="24"/>
          <w:szCs w:val="24"/>
          <w:lang w:eastAsia="zh-CN"/>
        </w:rPr>
      </w:pPr>
      <w:r w:rsidRPr="001E1102">
        <w:rPr>
          <w:rFonts w:ascii="Times New Roman" w:eastAsia="Times New Roman" w:hAnsi="Times New Roman" w:cs="Times New Roman"/>
          <w:sz w:val="24"/>
          <w:szCs w:val="24"/>
          <w:lang w:eastAsia="zh-CN"/>
        </w:rPr>
        <w:t>3.1</w:t>
      </w:r>
      <w:r w:rsidRPr="001E1102">
        <w:rPr>
          <w:rFonts w:ascii="Times New Roman" w:eastAsia="Times New Roman" w:hAnsi="Times New Roman" w:cs="Times New Roman"/>
          <w:spacing w:val="32"/>
          <w:sz w:val="24"/>
          <w:szCs w:val="24"/>
          <w:lang w:eastAsia="zh-CN"/>
        </w:rPr>
        <w:t xml:space="preserve"> </w:t>
      </w:r>
      <w:r w:rsidR="007010EC" w:rsidRPr="001E1102">
        <w:rPr>
          <w:rFonts w:ascii="宋体" w:eastAsia="宋体" w:hAnsi="宋体" w:cs="宋体" w:hint="eastAsia"/>
          <w:sz w:val="24"/>
          <w:szCs w:val="24"/>
          <w:lang w:eastAsia="zh-CN"/>
        </w:rPr>
        <w:t>数据收集</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9"/>
          <w:sz w:val="24"/>
          <w:szCs w:val="24"/>
          <w:lang w:eastAsia="zh-CN"/>
        </w:rPr>
        <w:t xml:space="preserve"> </w:t>
      </w:r>
      <w:r w:rsidR="006F6287">
        <w:rPr>
          <w:rFonts w:ascii="Times New Roman" w:eastAsia="Times New Roman" w:hAnsi="Times New Roman" w:cs="Times New Roman"/>
          <w:sz w:val="24"/>
          <w:szCs w:val="24"/>
          <w:lang w:eastAsia="zh-CN"/>
        </w:rPr>
        <w:t>9</w:t>
      </w:r>
    </w:p>
    <w:p w14:paraId="43133593" w14:textId="36C59B1A" w:rsidR="004B7F55" w:rsidRPr="001E1102" w:rsidRDefault="00000000">
      <w:pPr>
        <w:spacing w:line="292" w:lineRule="exact"/>
        <w:ind w:left="221"/>
        <w:jc w:val="center"/>
        <w:rPr>
          <w:rFonts w:ascii="Times New Roman" w:eastAsia="Times New Roman" w:hAnsi="Times New Roman" w:cs="Times New Roman"/>
          <w:sz w:val="24"/>
          <w:szCs w:val="24"/>
          <w:lang w:eastAsia="zh-CN"/>
        </w:rPr>
      </w:pPr>
      <w:r w:rsidRPr="001E1102">
        <w:rPr>
          <w:rFonts w:ascii="Times New Roman" w:eastAsia="Times New Roman" w:hAnsi="Times New Roman" w:cs="Times New Roman"/>
          <w:sz w:val="24"/>
          <w:szCs w:val="24"/>
          <w:lang w:eastAsia="zh-CN"/>
        </w:rPr>
        <w:t>3.2</w:t>
      </w:r>
      <w:r w:rsidRPr="001E1102">
        <w:rPr>
          <w:rFonts w:ascii="Times New Roman" w:eastAsia="Times New Roman" w:hAnsi="Times New Roman" w:cs="Times New Roman"/>
          <w:spacing w:val="32"/>
          <w:sz w:val="24"/>
          <w:szCs w:val="24"/>
          <w:lang w:eastAsia="zh-CN"/>
        </w:rPr>
        <w:t xml:space="preserve"> </w:t>
      </w:r>
      <w:r w:rsidR="001A7C59" w:rsidRPr="001E1102">
        <w:rPr>
          <w:rFonts w:ascii="宋体" w:eastAsia="宋体" w:hAnsi="宋体" w:cs="宋体" w:hint="eastAsia"/>
          <w:sz w:val="24"/>
          <w:szCs w:val="24"/>
          <w:lang w:eastAsia="zh-CN"/>
        </w:rPr>
        <w:t>数据预处理</w:t>
      </w:r>
      <w:r w:rsidRPr="001E1102">
        <w:rPr>
          <w:rFonts w:ascii="Times New Roman" w:eastAsia="Times New Roman" w:hAnsi="Times New Roman" w:cs="Times New Roman"/>
          <w:sz w:val="24"/>
          <w:szCs w:val="24"/>
          <w:lang w:eastAsia="zh-CN"/>
        </w:rPr>
        <w:t>...............................</w:t>
      </w:r>
      <w:r w:rsidR="001A7C59"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9"/>
          <w:sz w:val="24"/>
          <w:szCs w:val="24"/>
          <w:lang w:eastAsia="zh-CN"/>
        </w:rPr>
        <w:t xml:space="preserve"> </w:t>
      </w:r>
      <w:r w:rsidRPr="001E1102">
        <w:rPr>
          <w:rFonts w:ascii="Times New Roman" w:eastAsia="Times New Roman" w:hAnsi="Times New Roman" w:cs="Times New Roman"/>
          <w:sz w:val="24"/>
          <w:szCs w:val="24"/>
          <w:lang w:eastAsia="zh-CN"/>
        </w:rPr>
        <w:t>20</w:t>
      </w:r>
    </w:p>
    <w:p w14:paraId="44DD925F" w14:textId="62BF5055" w:rsidR="004B7F55" w:rsidRPr="001E1102" w:rsidRDefault="00000000">
      <w:pPr>
        <w:spacing w:line="292" w:lineRule="exact"/>
        <w:ind w:left="221"/>
        <w:jc w:val="center"/>
        <w:rPr>
          <w:rFonts w:ascii="Times New Roman" w:eastAsia="Times New Roman" w:hAnsi="Times New Roman" w:cs="Times New Roman"/>
          <w:sz w:val="24"/>
          <w:szCs w:val="24"/>
          <w:lang w:eastAsia="zh-CN"/>
        </w:rPr>
      </w:pPr>
      <w:r w:rsidRPr="001E1102">
        <w:rPr>
          <w:rFonts w:ascii="Times New Roman" w:eastAsia="Times New Roman" w:hAnsi="Times New Roman" w:cs="Times New Roman"/>
          <w:sz w:val="24"/>
          <w:szCs w:val="24"/>
          <w:lang w:eastAsia="zh-CN"/>
        </w:rPr>
        <w:t>3.3</w:t>
      </w:r>
      <w:r w:rsidRPr="001E1102">
        <w:rPr>
          <w:rFonts w:ascii="Times New Roman" w:eastAsia="Times New Roman" w:hAnsi="Times New Roman" w:cs="Times New Roman"/>
          <w:spacing w:val="32"/>
          <w:sz w:val="24"/>
          <w:szCs w:val="24"/>
          <w:lang w:eastAsia="zh-CN"/>
        </w:rPr>
        <w:t xml:space="preserve"> </w:t>
      </w:r>
      <w:r w:rsidR="007D199F" w:rsidRPr="001E1102">
        <w:rPr>
          <w:rFonts w:ascii="宋体" w:eastAsia="宋体" w:hAnsi="宋体" w:cs="宋体" w:hint="eastAsia"/>
          <w:spacing w:val="1"/>
          <w:sz w:val="24"/>
          <w:szCs w:val="24"/>
          <w:lang w:eastAsia="zh-CN"/>
        </w:rPr>
        <w:t>模型架构</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9"/>
          <w:sz w:val="24"/>
          <w:szCs w:val="24"/>
          <w:lang w:eastAsia="zh-CN"/>
        </w:rPr>
        <w:t xml:space="preserve"> </w:t>
      </w:r>
      <w:r w:rsidRPr="001E1102">
        <w:rPr>
          <w:rFonts w:ascii="Times New Roman" w:eastAsia="Times New Roman" w:hAnsi="Times New Roman" w:cs="Times New Roman"/>
          <w:sz w:val="24"/>
          <w:szCs w:val="24"/>
          <w:lang w:eastAsia="zh-CN"/>
        </w:rPr>
        <w:t>28</w:t>
      </w:r>
    </w:p>
    <w:p w14:paraId="586CF4FD" w14:textId="7AB72907" w:rsidR="004B7F55" w:rsidRPr="001E1102" w:rsidRDefault="00B4793A" w:rsidP="00650A9E">
      <w:pPr>
        <w:tabs>
          <w:tab w:val="right" w:leader="dot" w:pos="9636"/>
        </w:tabs>
        <w:spacing w:before="86"/>
        <w:ind w:left="219"/>
        <w:jc w:val="center"/>
        <w:rPr>
          <w:rFonts w:ascii="Times New Roman" w:eastAsia="Times New Roman" w:hAnsi="Times New Roman" w:cs="Times New Roman"/>
          <w:sz w:val="24"/>
          <w:szCs w:val="24"/>
          <w:lang w:eastAsia="zh-CN"/>
        </w:rPr>
      </w:pPr>
      <w:r w:rsidRPr="001E1102">
        <w:rPr>
          <w:rFonts w:ascii="Times New Roman" w:eastAsia="Times New Roman" w:hAnsi="Times New Roman" w:cs="Times New Roman"/>
          <w:sz w:val="24"/>
          <w:szCs w:val="24"/>
          <w:lang w:eastAsia="zh-CN"/>
        </w:rPr>
        <w:t>3.4</w:t>
      </w:r>
      <w:r w:rsidRPr="001E1102">
        <w:rPr>
          <w:rFonts w:ascii="Times New Roman" w:eastAsia="Times New Roman" w:hAnsi="Times New Roman" w:cs="Times New Roman"/>
          <w:spacing w:val="32"/>
          <w:sz w:val="24"/>
          <w:szCs w:val="24"/>
          <w:lang w:eastAsia="zh-CN"/>
        </w:rPr>
        <w:t xml:space="preserve"> </w:t>
      </w:r>
      <w:r w:rsidR="00650A9E" w:rsidRPr="001E1102">
        <w:rPr>
          <w:rFonts w:ascii="宋体" w:eastAsia="宋体" w:hAnsi="宋体" w:cs="宋体" w:hint="eastAsia"/>
          <w:sz w:val="24"/>
          <w:szCs w:val="24"/>
          <w:lang w:eastAsia="zh-CN"/>
        </w:rPr>
        <w:t>模型主干</w:t>
      </w:r>
      <w:r w:rsidRPr="001E1102">
        <w:rPr>
          <w:rFonts w:ascii="Times New Roman" w:eastAsia="Times New Roman" w:hAnsi="Times New Roman" w:cs="Times New Roman"/>
          <w:sz w:val="24"/>
          <w:szCs w:val="24"/>
          <w:lang w:eastAsia="zh-CN"/>
        </w:rPr>
        <w:tab/>
        <w:t>29</w:t>
      </w:r>
    </w:p>
    <w:p w14:paraId="6E7B6B16" w14:textId="46A8BEBD" w:rsidR="004B7F55" w:rsidRPr="001E1102" w:rsidRDefault="00B4793A">
      <w:pPr>
        <w:tabs>
          <w:tab w:val="right" w:leader="dot" w:pos="9741"/>
        </w:tabs>
        <w:spacing w:line="292" w:lineRule="exact"/>
        <w:ind w:left="324"/>
        <w:rPr>
          <w:rFonts w:ascii="Times New Roman" w:eastAsia="Times New Roman" w:hAnsi="Times New Roman" w:cs="Times New Roman"/>
          <w:sz w:val="24"/>
          <w:szCs w:val="24"/>
          <w:lang w:eastAsia="zh-CN"/>
        </w:rPr>
      </w:pPr>
      <w:r w:rsidRPr="001E1102">
        <w:rPr>
          <w:rFonts w:ascii="Times New Roman" w:eastAsia="Times New Roman" w:hAnsi="Times New Roman" w:cs="Times New Roman"/>
          <w:sz w:val="24"/>
          <w:szCs w:val="24"/>
          <w:lang w:eastAsia="zh-CN"/>
        </w:rPr>
        <w:t>3.5</w:t>
      </w:r>
      <w:r w:rsidRPr="001E1102">
        <w:rPr>
          <w:rFonts w:ascii="Times New Roman" w:eastAsia="Times New Roman" w:hAnsi="Times New Roman" w:cs="Times New Roman"/>
          <w:spacing w:val="32"/>
          <w:sz w:val="24"/>
          <w:szCs w:val="24"/>
          <w:lang w:eastAsia="zh-CN"/>
        </w:rPr>
        <w:t xml:space="preserve"> </w:t>
      </w:r>
      <w:r w:rsidR="00650A9E" w:rsidRPr="001E1102">
        <w:rPr>
          <w:rFonts w:ascii="宋体" w:eastAsia="宋体" w:hAnsi="宋体" w:cs="宋体" w:hint="eastAsia"/>
          <w:sz w:val="24"/>
          <w:szCs w:val="24"/>
          <w:lang w:eastAsia="zh-CN"/>
        </w:rPr>
        <w:t>快速集成方法</w:t>
      </w:r>
      <w:r w:rsidRPr="001E1102">
        <w:rPr>
          <w:rFonts w:ascii="Times New Roman" w:eastAsia="Times New Roman" w:hAnsi="Times New Roman" w:cs="Times New Roman"/>
          <w:sz w:val="24"/>
          <w:szCs w:val="24"/>
          <w:lang w:eastAsia="zh-CN"/>
        </w:rPr>
        <w:t xml:space="preserve"> </w:t>
      </w:r>
      <w:r w:rsidRPr="001E1102">
        <w:rPr>
          <w:rFonts w:ascii="Times New Roman" w:eastAsia="Times New Roman" w:hAnsi="Times New Roman" w:cs="Times New Roman"/>
          <w:sz w:val="24"/>
          <w:szCs w:val="24"/>
          <w:lang w:eastAsia="zh-CN"/>
        </w:rPr>
        <w:tab/>
        <w:t>32</w:t>
      </w:r>
    </w:p>
    <w:p w14:paraId="764952CD" w14:textId="4A9DC968" w:rsidR="004B7F55" w:rsidRPr="001E1102" w:rsidRDefault="00B4793A">
      <w:pPr>
        <w:spacing w:line="292" w:lineRule="exact"/>
        <w:ind w:left="324"/>
        <w:rPr>
          <w:rFonts w:ascii="Times New Roman" w:eastAsia="Times New Roman" w:hAnsi="Times New Roman" w:cs="Times New Roman"/>
          <w:sz w:val="24"/>
          <w:szCs w:val="24"/>
          <w:lang w:eastAsia="zh-CN"/>
        </w:rPr>
      </w:pPr>
      <w:r w:rsidRPr="001E1102">
        <w:rPr>
          <w:rFonts w:ascii="Times New Roman" w:eastAsia="Times New Roman" w:hAnsi="Times New Roman" w:cs="Times New Roman"/>
          <w:sz w:val="24"/>
          <w:szCs w:val="24"/>
          <w:lang w:eastAsia="zh-CN"/>
        </w:rPr>
        <w:t>3</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 xml:space="preserve">6 </w:t>
      </w:r>
      <w:r w:rsidR="00650A9E" w:rsidRPr="001E1102">
        <w:rPr>
          <w:rFonts w:ascii="宋体" w:eastAsia="宋体" w:hAnsi="宋体" w:cs="宋体" w:hint="eastAsia"/>
          <w:sz w:val="24"/>
          <w:szCs w:val="24"/>
          <w:lang w:eastAsia="zh-CN"/>
        </w:rPr>
        <w:t>模型训练与评</w:t>
      </w:r>
      <w:r w:rsidR="00650A9E" w:rsidRPr="001E1102">
        <w:rPr>
          <w:rFonts w:ascii="PMingLiU" w:eastAsia="宋体" w:hAnsi="PMingLiU" w:cs="宋体" w:hint="eastAsia"/>
          <w:sz w:val="24"/>
          <w:szCs w:val="24"/>
          <w:lang w:eastAsia="zh-CN"/>
        </w:rPr>
        <w:t>估</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9"/>
          <w:sz w:val="24"/>
          <w:szCs w:val="24"/>
          <w:lang w:eastAsia="zh-CN"/>
        </w:rPr>
        <w:t xml:space="preserve"> </w:t>
      </w:r>
      <w:r w:rsidRPr="001E1102">
        <w:rPr>
          <w:rFonts w:ascii="Times New Roman" w:eastAsia="Times New Roman" w:hAnsi="Times New Roman" w:cs="Times New Roman"/>
          <w:sz w:val="24"/>
          <w:szCs w:val="24"/>
          <w:lang w:eastAsia="zh-CN"/>
        </w:rPr>
        <w:t>37</w:t>
      </w:r>
    </w:p>
    <w:p w14:paraId="3671659C" w14:textId="7D59993B" w:rsidR="004B7F55" w:rsidRPr="001E1102" w:rsidRDefault="00B4793A">
      <w:pPr>
        <w:spacing w:line="293" w:lineRule="exact"/>
        <w:ind w:left="534"/>
        <w:rPr>
          <w:rFonts w:ascii="Times New Roman" w:eastAsia="Times New Roman" w:hAnsi="Times New Roman" w:cs="Times New Roman"/>
          <w:sz w:val="24"/>
          <w:szCs w:val="24"/>
          <w:lang w:eastAsia="zh-CN"/>
        </w:rPr>
      </w:pPr>
      <w:r w:rsidRPr="001E1102">
        <w:rPr>
          <w:rFonts w:ascii="Times New Roman" w:eastAsia="Times New Roman" w:hAnsi="Times New Roman" w:cs="Times New Roman"/>
          <w:sz w:val="24"/>
          <w:szCs w:val="24"/>
          <w:lang w:eastAsia="zh-CN"/>
        </w:rPr>
        <w:t>3.</w:t>
      </w:r>
      <w:r w:rsidRPr="001E1102">
        <w:rPr>
          <w:rFonts w:ascii="Times New Roman" w:eastAsia="Times New Roman" w:hAnsi="Times New Roman" w:cs="Times New Roman"/>
          <w:spacing w:val="-1"/>
          <w:sz w:val="24"/>
          <w:szCs w:val="24"/>
          <w:lang w:eastAsia="zh-CN"/>
        </w:rPr>
        <w:t>6.</w:t>
      </w:r>
      <w:r w:rsidRPr="001E1102">
        <w:rPr>
          <w:rFonts w:ascii="Times New Roman" w:eastAsia="Times New Roman" w:hAnsi="Times New Roman" w:cs="Times New Roman"/>
          <w:sz w:val="24"/>
          <w:szCs w:val="24"/>
          <w:lang w:eastAsia="zh-CN"/>
        </w:rPr>
        <w:t>1</w:t>
      </w:r>
      <w:r w:rsidRPr="001E1102">
        <w:rPr>
          <w:rFonts w:ascii="Times New Roman" w:eastAsia="Times New Roman" w:hAnsi="Times New Roman" w:cs="Times New Roman"/>
          <w:spacing w:val="52"/>
          <w:sz w:val="24"/>
          <w:szCs w:val="24"/>
          <w:lang w:eastAsia="zh-CN"/>
        </w:rPr>
        <w:t xml:space="preserve"> </w:t>
      </w:r>
      <w:r w:rsidRPr="001E1102">
        <w:rPr>
          <w:rFonts w:ascii="宋体" w:eastAsia="宋体" w:hAnsi="宋体" w:cs="宋体" w:hint="eastAsia"/>
          <w:spacing w:val="-2"/>
          <w:sz w:val="24"/>
          <w:szCs w:val="24"/>
          <w:lang w:eastAsia="zh-CN"/>
        </w:rPr>
        <w:t>咳嗽检测模型</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9"/>
          <w:sz w:val="24"/>
          <w:szCs w:val="24"/>
          <w:lang w:eastAsia="zh-CN"/>
        </w:rPr>
        <w:t xml:space="preserve"> </w:t>
      </w:r>
      <w:r w:rsidRPr="001E1102">
        <w:rPr>
          <w:rFonts w:ascii="Times New Roman" w:eastAsia="Times New Roman" w:hAnsi="Times New Roman" w:cs="Times New Roman"/>
          <w:sz w:val="24"/>
          <w:szCs w:val="24"/>
          <w:lang w:eastAsia="zh-CN"/>
        </w:rPr>
        <w:t>38</w:t>
      </w:r>
    </w:p>
    <w:p w14:paraId="3753D9C1" w14:textId="15274F95" w:rsidR="004B7F55" w:rsidRPr="001E1102" w:rsidRDefault="00B4793A">
      <w:pPr>
        <w:spacing w:line="312" w:lineRule="exact"/>
        <w:ind w:left="534"/>
        <w:rPr>
          <w:rFonts w:ascii="Times New Roman" w:eastAsia="Times New Roman" w:hAnsi="Times New Roman" w:cs="Times New Roman"/>
          <w:sz w:val="24"/>
          <w:szCs w:val="24"/>
          <w:lang w:eastAsia="zh-CN"/>
        </w:rPr>
      </w:pPr>
      <w:r w:rsidRPr="001E1102">
        <w:rPr>
          <w:rFonts w:ascii="Times New Roman" w:eastAsia="Times New Roman" w:hAnsi="Times New Roman" w:cs="Times New Roman"/>
          <w:sz w:val="24"/>
          <w:szCs w:val="24"/>
          <w:lang w:eastAsia="zh-CN"/>
        </w:rPr>
        <w:t>3.</w:t>
      </w:r>
      <w:r w:rsidRPr="001E1102">
        <w:rPr>
          <w:rFonts w:ascii="Times New Roman" w:eastAsia="Times New Roman" w:hAnsi="Times New Roman" w:cs="Times New Roman"/>
          <w:spacing w:val="-1"/>
          <w:sz w:val="24"/>
          <w:szCs w:val="24"/>
          <w:lang w:eastAsia="zh-CN"/>
        </w:rPr>
        <w:t>6.</w:t>
      </w:r>
      <w:r w:rsidRPr="001E1102">
        <w:rPr>
          <w:rFonts w:ascii="Times New Roman" w:eastAsia="Times New Roman" w:hAnsi="Times New Roman" w:cs="Times New Roman"/>
          <w:sz w:val="24"/>
          <w:szCs w:val="24"/>
          <w:lang w:eastAsia="zh-CN"/>
        </w:rPr>
        <w:t>2</w:t>
      </w:r>
      <w:r w:rsidRPr="001E1102">
        <w:rPr>
          <w:rFonts w:ascii="Times New Roman" w:eastAsia="Times New Roman" w:hAnsi="Times New Roman" w:cs="Times New Roman"/>
          <w:spacing w:val="52"/>
          <w:sz w:val="24"/>
          <w:szCs w:val="24"/>
          <w:lang w:eastAsia="zh-CN"/>
        </w:rPr>
        <w:t xml:space="preserve"> </w:t>
      </w:r>
      <w:r w:rsidR="00E62592" w:rsidRPr="001E1102">
        <w:rPr>
          <w:rFonts w:ascii="宋体" w:eastAsia="宋体" w:hAnsi="宋体" w:cs="宋体" w:hint="eastAsia"/>
          <w:spacing w:val="-2"/>
          <w:sz w:val="24"/>
          <w:szCs w:val="24"/>
          <w:lang w:eastAsia="zh-CN"/>
        </w:rPr>
        <w:t>基于咳嗽音的肺部健康检测模型</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9"/>
          <w:sz w:val="24"/>
          <w:szCs w:val="24"/>
          <w:lang w:eastAsia="zh-CN"/>
        </w:rPr>
        <w:t xml:space="preserve"> </w:t>
      </w:r>
      <w:r w:rsidRPr="001E1102">
        <w:rPr>
          <w:rFonts w:ascii="Times New Roman" w:eastAsia="Times New Roman" w:hAnsi="Times New Roman" w:cs="Times New Roman"/>
          <w:sz w:val="24"/>
          <w:szCs w:val="24"/>
          <w:lang w:eastAsia="zh-CN"/>
        </w:rPr>
        <w:t>38</w:t>
      </w:r>
    </w:p>
    <w:p w14:paraId="66DAD61C" w14:textId="041A43D5" w:rsidR="004B7F55" w:rsidRPr="001E1102" w:rsidRDefault="00CF7E05">
      <w:pPr>
        <w:spacing w:before="87"/>
        <w:ind w:left="114"/>
        <w:rPr>
          <w:rFonts w:ascii="Times New Roman" w:eastAsia="Times New Roman" w:hAnsi="Times New Roman" w:cs="Times New Roman"/>
          <w:sz w:val="24"/>
          <w:szCs w:val="24"/>
          <w:lang w:eastAsia="zh-CN"/>
        </w:rPr>
      </w:pPr>
      <w:r w:rsidRPr="001E1102">
        <w:rPr>
          <w:rFonts w:ascii="宋体" w:eastAsia="宋体" w:hAnsi="宋体" w:cs="宋体" w:hint="eastAsia"/>
          <w:sz w:val="24"/>
          <w:szCs w:val="24"/>
          <w:lang w:eastAsia="zh-CN"/>
        </w:rPr>
        <w:t>第</w:t>
      </w:r>
      <w:r w:rsidRPr="001E1102">
        <w:rPr>
          <w:rFonts w:ascii="PMingLiU" w:eastAsia="宋体" w:hAnsi="PMingLiU" w:cs="宋体" w:hint="eastAsia"/>
          <w:sz w:val="24"/>
          <w:szCs w:val="24"/>
          <w:lang w:eastAsia="zh-CN"/>
        </w:rPr>
        <w:t>四</w:t>
      </w:r>
      <w:r w:rsidRPr="001E1102">
        <w:rPr>
          <w:rFonts w:ascii="宋体" w:eastAsia="宋体" w:hAnsi="宋体" w:cs="宋体" w:hint="eastAsia"/>
          <w:sz w:val="24"/>
          <w:szCs w:val="24"/>
          <w:lang w:eastAsia="zh-CN"/>
        </w:rPr>
        <w:t>章</w:t>
      </w:r>
      <w:r w:rsidRPr="001E1102">
        <w:rPr>
          <w:rFonts w:ascii="宋体" w:eastAsia="宋体" w:hAnsi="宋体" w:cs="宋体"/>
          <w:sz w:val="24"/>
          <w:szCs w:val="24"/>
          <w:lang w:eastAsia="zh-CN"/>
        </w:rPr>
        <w:t xml:space="preserve"> </w:t>
      </w:r>
      <w:r w:rsidRPr="001E1102">
        <w:rPr>
          <w:rFonts w:ascii="宋体" w:eastAsia="宋体" w:hAnsi="宋体" w:cs="宋体" w:hint="eastAsia"/>
          <w:sz w:val="24"/>
          <w:szCs w:val="24"/>
          <w:lang w:eastAsia="zh-CN"/>
        </w:rPr>
        <w:t>总</w:t>
      </w:r>
      <w:r w:rsidRPr="001E1102">
        <w:rPr>
          <w:rFonts w:ascii="宋体" w:eastAsia="宋体" w:hAnsi="宋体" w:cs="宋体" w:hint="eastAsia"/>
          <w:spacing w:val="-2"/>
          <w:sz w:val="24"/>
          <w:szCs w:val="24"/>
          <w:lang w:eastAsia="zh-CN"/>
        </w:rPr>
        <w:t>结</w:t>
      </w:r>
      <w:r w:rsidRPr="001E1102">
        <w:rPr>
          <w:rFonts w:ascii="宋体" w:eastAsia="宋体" w:hAnsi="宋体" w:cs="宋体" w:hint="eastAsia"/>
          <w:sz w:val="24"/>
          <w:szCs w:val="24"/>
          <w:lang w:eastAsia="zh-CN"/>
        </w:rPr>
        <w:t>与展望</w:t>
      </w:r>
      <w:r w:rsidRPr="001E1102">
        <w:rPr>
          <w:rFonts w:ascii="宋体" w:eastAsia="宋体" w:hAnsi="宋体" w:cs="宋体"/>
          <w:spacing w:val="-67"/>
          <w:sz w:val="24"/>
          <w:szCs w:val="24"/>
          <w:lang w:eastAsia="zh-CN"/>
        </w:rPr>
        <w:t xml:space="preserve"> </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9"/>
          <w:sz w:val="24"/>
          <w:szCs w:val="24"/>
          <w:lang w:eastAsia="zh-CN"/>
        </w:rPr>
        <w:t xml:space="preserve"> </w:t>
      </w:r>
      <w:r w:rsidRPr="001E1102">
        <w:rPr>
          <w:rFonts w:ascii="Times New Roman" w:eastAsia="Times New Roman" w:hAnsi="Times New Roman" w:cs="Times New Roman"/>
          <w:sz w:val="24"/>
          <w:szCs w:val="24"/>
          <w:lang w:eastAsia="zh-CN"/>
        </w:rPr>
        <w:t>47</w:t>
      </w:r>
    </w:p>
    <w:p w14:paraId="7454DE17" w14:textId="5AECC43C" w:rsidR="004B7F55" w:rsidRPr="001E1102" w:rsidRDefault="00CF7E05">
      <w:pPr>
        <w:spacing w:before="86"/>
        <w:ind w:left="324"/>
        <w:rPr>
          <w:rFonts w:ascii="Times New Roman" w:eastAsia="Times New Roman" w:hAnsi="Times New Roman" w:cs="Times New Roman"/>
          <w:sz w:val="24"/>
          <w:szCs w:val="24"/>
          <w:lang w:eastAsia="zh-CN"/>
        </w:rPr>
      </w:pPr>
      <w:r w:rsidRPr="001E1102">
        <w:rPr>
          <w:rFonts w:ascii="Times New Roman" w:eastAsia="Times New Roman" w:hAnsi="Times New Roman" w:cs="Times New Roman"/>
          <w:sz w:val="24"/>
          <w:szCs w:val="24"/>
          <w:lang w:eastAsia="zh-CN"/>
        </w:rPr>
        <w:t>4.1</w:t>
      </w:r>
      <w:r w:rsidRPr="001E1102">
        <w:rPr>
          <w:rFonts w:ascii="Times New Roman" w:eastAsia="Times New Roman" w:hAnsi="Times New Roman" w:cs="Times New Roman"/>
          <w:spacing w:val="32"/>
          <w:sz w:val="24"/>
          <w:szCs w:val="24"/>
          <w:lang w:eastAsia="zh-CN"/>
        </w:rPr>
        <w:t xml:space="preserve"> </w:t>
      </w:r>
      <w:r w:rsidRPr="001E1102">
        <w:rPr>
          <w:rFonts w:ascii="宋体" w:eastAsia="宋体" w:hAnsi="宋体" w:cs="宋体"/>
          <w:sz w:val="24"/>
          <w:szCs w:val="24"/>
          <w:lang w:eastAsia="zh-CN"/>
        </w:rPr>
        <w:t>总</w:t>
      </w:r>
      <w:r w:rsidRPr="001E1102">
        <w:rPr>
          <w:rFonts w:ascii="宋体" w:eastAsia="宋体" w:hAnsi="宋体" w:cs="宋体"/>
          <w:spacing w:val="-2"/>
          <w:sz w:val="24"/>
          <w:szCs w:val="24"/>
          <w:lang w:eastAsia="zh-CN"/>
        </w:rPr>
        <w:t>结</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9"/>
          <w:sz w:val="24"/>
          <w:szCs w:val="24"/>
          <w:lang w:eastAsia="zh-CN"/>
        </w:rPr>
        <w:t xml:space="preserve"> </w:t>
      </w:r>
      <w:r w:rsidRPr="001E1102">
        <w:rPr>
          <w:rFonts w:ascii="Times New Roman" w:eastAsia="Times New Roman" w:hAnsi="Times New Roman" w:cs="Times New Roman"/>
          <w:sz w:val="24"/>
          <w:szCs w:val="24"/>
          <w:lang w:eastAsia="zh-CN"/>
        </w:rPr>
        <w:t>47</w:t>
      </w:r>
    </w:p>
    <w:p w14:paraId="76D90419" w14:textId="4BCE004B" w:rsidR="004B7F55" w:rsidRPr="001E1102" w:rsidRDefault="00CF7E05">
      <w:pPr>
        <w:spacing w:line="272" w:lineRule="exact"/>
        <w:ind w:left="324"/>
        <w:rPr>
          <w:rFonts w:ascii="Times New Roman" w:eastAsia="Times New Roman" w:hAnsi="Times New Roman" w:cs="Times New Roman"/>
          <w:sz w:val="24"/>
          <w:szCs w:val="24"/>
          <w:lang w:eastAsia="zh-CN"/>
        </w:rPr>
      </w:pPr>
      <w:r w:rsidRPr="001E1102">
        <w:rPr>
          <w:rFonts w:ascii="Times New Roman" w:eastAsia="Times New Roman" w:hAnsi="Times New Roman" w:cs="Times New Roman"/>
          <w:sz w:val="24"/>
          <w:szCs w:val="24"/>
          <w:lang w:eastAsia="zh-CN"/>
        </w:rPr>
        <w:t>4.2</w:t>
      </w:r>
      <w:r w:rsidRPr="001E1102">
        <w:rPr>
          <w:rFonts w:ascii="Times New Roman" w:eastAsia="Times New Roman" w:hAnsi="Times New Roman" w:cs="Times New Roman"/>
          <w:spacing w:val="32"/>
          <w:sz w:val="24"/>
          <w:szCs w:val="24"/>
          <w:lang w:eastAsia="zh-CN"/>
        </w:rPr>
        <w:t xml:space="preserve"> </w:t>
      </w:r>
      <w:r w:rsidRPr="001E1102">
        <w:rPr>
          <w:rFonts w:ascii="宋体" w:eastAsia="宋体" w:hAnsi="宋体" w:cs="宋体"/>
          <w:sz w:val="24"/>
          <w:szCs w:val="24"/>
          <w:lang w:eastAsia="zh-CN"/>
        </w:rPr>
        <w:t>展</w:t>
      </w:r>
      <w:r w:rsidRPr="001E1102">
        <w:rPr>
          <w:rFonts w:ascii="宋体" w:eastAsia="宋体" w:hAnsi="宋体" w:cs="宋体"/>
          <w:spacing w:val="-2"/>
          <w:sz w:val="24"/>
          <w:szCs w:val="24"/>
          <w:lang w:eastAsia="zh-CN"/>
        </w:rPr>
        <w:t>望</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9"/>
          <w:sz w:val="24"/>
          <w:szCs w:val="24"/>
          <w:lang w:eastAsia="zh-CN"/>
        </w:rPr>
        <w:t xml:space="preserve"> </w:t>
      </w:r>
      <w:r w:rsidRPr="001E1102">
        <w:rPr>
          <w:rFonts w:ascii="Times New Roman" w:eastAsia="Times New Roman" w:hAnsi="Times New Roman" w:cs="Times New Roman"/>
          <w:sz w:val="24"/>
          <w:szCs w:val="24"/>
          <w:lang w:eastAsia="zh-CN"/>
        </w:rPr>
        <w:t>47</w:t>
      </w:r>
    </w:p>
    <w:p w14:paraId="7E7F3B13" w14:textId="7C3A9C31" w:rsidR="004B7F55" w:rsidRPr="001E1102" w:rsidRDefault="00000000">
      <w:pPr>
        <w:spacing w:before="87"/>
        <w:ind w:left="114"/>
        <w:rPr>
          <w:rFonts w:ascii="Times New Roman" w:eastAsia="Times New Roman" w:hAnsi="Times New Roman" w:cs="Times New Roman"/>
          <w:sz w:val="24"/>
          <w:szCs w:val="24"/>
          <w:lang w:eastAsia="zh-CN"/>
        </w:rPr>
      </w:pPr>
      <w:r w:rsidRPr="001E1102">
        <w:rPr>
          <w:rFonts w:ascii="宋体" w:eastAsia="宋体" w:hAnsi="宋体" w:cs="宋体"/>
          <w:sz w:val="24"/>
          <w:szCs w:val="24"/>
          <w:lang w:eastAsia="zh-CN"/>
        </w:rPr>
        <w:t>参考文献</w:t>
      </w:r>
      <w:r w:rsidRPr="001E1102">
        <w:rPr>
          <w:rFonts w:ascii="宋体" w:eastAsia="宋体" w:hAnsi="宋体" w:cs="宋体"/>
          <w:spacing w:val="-73"/>
          <w:sz w:val="24"/>
          <w:szCs w:val="24"/>
          <w:lang w:eastAsia="zh-CN"/>
        </w:rPr>
        <w:t xml:space="preserve"> </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1"/>
          <w:sz w:val="24"/>
          <w:szCs w:val="24"/>
          <w:lang w:eastAsia="zh-CN"/>
        </w:rPr>
        <w:t>.</w:t>
      </w:r>
      <w:r w:rsidRPr="001E1102">
        <w:rPr>
          <w:rFonts w:ascii="Times New Roman" w:eastAsia="Times New Roman" w:hAnsi="Times New Roman" w:cs="Times New Roman"/>
          <w:sz w:val="24"/>
          <w:szCs w:val="24"/>
          <w:lang w:eastAsia="zh-CN"/>
        </w:rPr>
        <w:t>..................................</w:t>
      </w:r>
      <w:r w:rsidRPr="001E1102">
        <w:rPr>
          <w:rFonts w:ascii="Times New Roman" w:eastAsia="Times New Roman" w:hAnsi="Times New Roman" w:cs="Times New Roman"/>
          <w:spacing w:val="-9"/>
          <w:sz w:val="24"/>
          <w:szCs w:val="24"/>
          <w:lang w:eastAsia="zh-CN"/>
        </w:rPr>
        <w:t xml:space="preserve"> </w:t>
      </w:r>
      <w:r w:rsidRPr="001E1102">
        <w:rPr>
          <w:rFonts w:ascii="Times New Roman" w:eastAsia="Times New Roman" w:hAnsi="Times New Roman" w:cs="Times New Roman"/>
          <w:sz w:val="24"/>
          <w:szCs w:val="24"/>
          <w:lang w:eastAsia="zh-CN"/>
        </w:rPr>
        <w:t>49</w:t>
      </w:r>
    </w:p>
    <w:p w14:paraId="720A3BD0" w14:textId="77777777" w:rsidR="004B7F55" w:rsidRPr="001E1102" w:rsidRDefault="004B7F55">
      <w:pPr>
        <w:spacing w:before="6" w:line="100" w:lineRule="exact"/>
        <w:rPr>
          <w:sz w:val="24"/>
          <w:szCs w:val="24"/>
          <w:lang w:eastAsia="zh-CN"/>
        </w:rPr>
      </w:pPr>
    </w:p>
    <w:p w14:paraId="2924CB52" w14:textId="77777777" w:rsidR="004B7F55" w:rsidRDefault="004B7F55">
      <w:pPr>
        <w:rPr>
          <w:rFonts w:ascii="Times New Roman" w:eastAsia="Times New Roman" w:hAnsi="Times New Roman" w:cs="Times New Roman"/>
          <w:sz w:val="21"/>
          <w:szCs w:val="21"/>
          <w:lang w:eastAsia="zh-CN"/>
        </w:rPr>
        <w:sectPr w:rsidR="004B7F55">
          <w:headerReference w:type="default" r:id="rId13"/>
          <w:footerReference w:type="default" r:id="rId14"/>
          <w:pgSz w:w="11905" w:h="16840"/>
          <w:pgMar w:top="1040" w:right="1040" w:bottom="1180" w:left="1020" w:header="857" w:footer="982" w:gutter="0"/>
          <w:cols w:space="720"/>
        </w:sectPr>
      </w:pPr>
    </w:p>
    <w:p w14:paraId="0398D4EC" w14:textId="77777777" w:rsidR="004B7F55" w:rsidRDefault="004B7F55">
      <w:pPr>
        <w:spacing w:line="200" w:lineRule="exact"/>
        <w:rPr>
          <w:sz w:val="20"/>
          <w:szCs w:val="20"/>
          <w:lang w:eastAsia="zh-CN"/>
        </w:rPr>
      </w:pPr>
    </w:p>
    <w:p w14:paraId="192D03D4" w14:textId="77777777" w:rsidR="004B7F55" w:rsidRDefault="004B7F55">
      <w:pPr>
        <w:spacing w:before="9" w:line="260" w:lineRule="exact"/>
        <w:rPr>
          <w:sz w:val="26"/>
          <w:szCs w:val="26"/>
          <w:lang w:eastAsia="zh-CN"/>
        </w:rPr>
      </w:pPr>
    </w:p>
    <w:p w14:paraId="6EF8A84A" w14:textId="77777777" w:rsidR="004B7F55" w:rsidRDefault="00000000">
      <w:pPr>
        <w:spacing w:line="460" w:lineRule="exact"/>
        <w:ind w:left="3634" w:right="3712"/>
        <w:jc w:val="center"/>
        <w:rPr>
          <w:rFonts w:ascii="宋体" w:eastAsia="宋体" w:hAnsi="宋体" w:cs="宋体"/>
          <w:sz w:val="36"/>
          <w:szCs w:val="36"/>
          <w:lang w:eastAsia="zh-CN"/>
        </w:rPr>
      </w:pPr>
      <w:r>
        <w:rPr>
          <w:rFonts w:ascii="宋体" w:eastAsia="宋体" w:hAnsi="宋体" w:cs="宋体"/>
          <w:spacing w:val="1"/>
          <w:sz w:val="36"/>
          <w:szCs w:val="36"/>
          <w:lang w:eastAsia="zh-CN"/>
        </w:rPr>
        <w:t>第一</w:t>
      </w:r>
      <w:r>
        <w:rPr>
          <w:rFonts w:ascii="宋体" w:eastAsia="宋体" w:hAnsi="宋体" w:cs="宋体"/>
          <w:sz w:val="36"/>
          <w:szCs w:val="36"/>
          <w:lang w:eastAsia="zh-CN"/>
        </w:rPr>
        <w:t>章</w:t>
      </w:r>
      <w:r>
        <w:rPr>
          <w:rFonts w:ascii="宋体" w:eastAsia="宋体" w:hAnsi="宋体" w:cs="宋体"/>
          <w:spacing w:val="2"/>
          <w:sz w:val="36"/>
          <w:szCs w:val="36"/>
          <w:lang w:eastAsia="zh-CN"/>
        </w:rPr>
        <w:t xml:space="preserve"> </w:t>
      </w:r>
      <w:r>
        <w:rPr>
          <w:rFonts w:ascii="宋体" w:eastAsia="宋体" w:hAnsi="宋体" w:cs="宋体"/>
          <w:spacing w:val="1"/>
          <w:sz w:val="36"/>
          <w:szCs w:val="36"/>
          <w:lang w:eastAsia="zh-CN"/>
        </w:rPr>
        <w:t>绪论</w:t>
      </w:r>
    </w:p>
    <w:p w14:paraId="545D1BA3" w14:textId="77777777" w:rsidR="004B7F55" w:rsidRDefault="004B7F55">
      <w:pPr>
        <w:spacing w:before="8" w:line="180" w:lineRule="exact"/>
        <w:rPr>
          <w:sz w:val="18"/>
          <w:szCs w:val="18"/>
          <w:lang w:eastAsia="zh-CN"/>
        </w:rPr>
      </w:pPr>
    </w:p>
    <w:p w14:paraId="12FA26B1" w14:textId="77777777" w:rsidR="004B7F55" w:rsidRDefault="004B7F55">
      <w:pPr>
        <w:spacing w:line="200" w:lineRule="exact"/>
        <w:rPr>
          <w:sz w:val="20"/>
          <w:szCs w:val="20"/>
          <w:lang w:eastAsia="zh-CN"/>
        </w:rPr>
      </w:pPr>
    </w:p>
    <w:p w14:paraId="21AB0C0D" w14:textId="77777777" w:rsidR="004B7F55" w:rsidRDefault="004B7F55">
      <w:pPr>
        <w:spacing w:line="200" w:lineRule="exact"/>
        <w:rPr>
          <w:sz w:val="20"/>
          <w:szCs w:val="20"/>
          <w:lang w:eastAsia="zh-CN"/>
        </w:rPr>
      </w:pPr>
    </w:p>
    <w:p w14:paraId="39FA0798" w14:textId="5AD2B08F" w:rsidR="004B7F55" w:rsidRDefault="00000000" w:rsidP="00482972">
      <w:pPr>
        <w:spacing w:line="423" w:lineRule="exact"/>
        <w:ind w:left="154" w:right="6481"/>
        <w:jc w:val="both"/>
        <w:rPr>
          <w:rFonts w:ascii="宋体" w:eastAsia="宋体" w:hAnsi="宋体" w:cs="宋体"/>
          <w:sz w:val="30"/>
          <w:szCs w:val="30"/>
          <w:lang w:eastAsia="zh-CN"/>
        </w:rPr>
      </w:pPr>
      <w:r>
        <w:rPr>
          <w:rFonts w:ascii="Times New Roman" w:eastAsia="Times New Roman" w:hAnsi="Times New Roman" w:cs="Times New Roman"/>
          <w:b/>
          <w:bCs/>
          <w:sz w:val="30"/>
          <w:szCs w:val="30"/>
          <w:lang w:eastAsia="zh-CN"/>
        </w:rPr>
        <w:t xml:space="preserve">1.1 </w:t>
      </w:r>
      <w:r>
        <w:rPr>
          <w:rFonts w:ascii="Times New Roman" w:eastAsia="Times New Roman" w:hAnsi="Times New Roman" w:cs="Times New Roman"/>
          <w:b/>
          <w:bCs/>
          <w:spacing w:val="1"/>
          <w:sz w:val="30"/>
          <w:szCs w:val="30"/>
          <w:lang w:eastAsia="zh-CN"/>
        </w:rPr>
        <w:t xml:space="preserve"> </w:t>
      </w:r>
      <w:r>
        <w:rPr>
          <w:rFonts w:ascii="宋体" w:eastAsia="宋体" w:hAnsi="宋体" w:cs="宋体"/>
          <w:spacing w:val="1"/>
          <w:sz w:val="30"/>
          <w:szCs w:val="30"/>
          <w:lang w:eastAsia="zh-CN"/>
        </w:rPr>
        <w:t>研究背景</w:t>
      </w:r>
      <w:r w:rsidR="00482972" w:rsidRPr="00482972">
        <w:rPr>
          <w:rFonts w:ascii="宋体" w:eastAsia="宋体" w:hAnsi="宋体" w:cs="宋体" w:hint="eastAsia"/>
          <w:spacing w:val="1"/>
          <w:sz w:val="30"/>
          <w:szCs w:val="30"/>
          <w:lang w:eastAsia="zh-CN"/>
        </w:rPr>
        <w:t>与问题陈述</w:t>
      </w:r>
    </w:p>
    <w:p w14:paraId="66E1AC26" w14:textId="4B940D29" w:rsidR="00AC5A54" w:rsidRDefault="00F331C0" w:rsidP="00AC5A54">
      <w:pPr>
        <w:pStyle w:val="a3"/>
        <w:spacing w:beforeLines="180" w:before="432" w:line="317" w:lineRule="auto"/>
        <w:ind w:left="153" w:firstLineChars="85" w:firstLine="204"/>
        <w:jc w:val="both"/>
        <w:rPr>
          <w:lang w:eastAsia="zh-CN"/>
        </w:rPr>
      </w:pPr>
      <w:r>
        <w:rPr>
          <w:rFonts w:ascii="PMingLiU" w:eastAsia="PMingLiU" w:hAnsi="PMingLiU" w:hint="eastAsia"/>
          <w:lang w:eastAsia="zh-CN"/>
        </w:rPr>
        <w:t xml:space="preserve">     </w:t>
      </w:r>
      <w:r w:rsidR="00656959" w:rsidRPr="00656959">
        <w:rPr>
          <w:rFonts w:hint="eastAsia"/>
          <w:lang w:eastAsia="zh-CN"/>
        </w:rPr>
        <w:t>近年来呼吸系统疾病成了心血管、肿瘤之后第三大死因。且其发病率逐年上升，</w:t>
      </w:r>
      <w:r w:rsidR="00656959" w:rsidRPr="00656959">
        <w:rPr>
          <w:lang w:eastAsia="zh-CN"/>
        </w:rPr>
        <w:t>2017</w:t>
      </w:r>
      <w:r w:rsidR="00656959" w:rsidRPr="00656959">
        <w:rPr>
          <w:rFonts w:hint="eastAsia"/>
          <w:lang w:eastAsia="zh-CN"/>
        </w:rPr>
        <w:t>年全球慢性呼吸道疾病的患病率约为</w:t>
      </w:r>
      <w:r w:rsidR="00656959" w:rsidRPr="00656959">
        <w:rPr>
          <w:lang w:eastAsia="zh-CN"/>
        </w:rPr>
        <w:t>7.1%</w:t>
      </w:r>
      <w:r w:rsidR="00656959" w:rsidRPr="00656959">
        <w:rPr>
          <w:rFonts w:hint="eastAsia"/>
          <w:lang w:eastAsia="zh-CN"/>
        </w:rPr>
        <w:t>，总患病人数达</w:t>
      </w:r>
      <w:r w:rsidR="00656959" w:rsidRPr="00656959">
        <w:rPr>
          <w:lang w:eastAsia="zh-CN"/>
        </w:rPr>
        <w:t>5.449</w:t>
      </w:r>
      <w:r w:rsidR="00656959" w:rsidRPr="00656959">
        <w:rPr>
          <w:rFonts w:hint="eastAsia"/>
          <w:lang w:eastAsia="zh-CN"/>
        </w:rPr>
        <w:t>亿［</w:t>
      </w:r>
      <w:r w:rsidR="00656959" w:rsidRPr="00656959">
        <w:rPr>
          <w:lang w:eastAsia="zh-CN"/>
        </w:rPr>
        <w:t>a</w:t>
      </w:r>
      <w:r w:rsidR="00656959" w:rsidRPr="00656959">
        <w:rPr>
          <w:rFonts w:hint="eastAsia"/>
          <w:lang w:eastAsia="zh-CN"/>
        </w:rPr>
        <w:t>］，目前中国哮喘患病总人数已达到</w:t>
      </w:r>
      <w:r w:rsidR="00656959" w:rsidRPr="00656959">
        <w:rPr>
          <w:lang w:eastAsia="zh-CN"/>
        </w:rPr>
        <w:t>4570</w:t>
      </w:r>
      <w:r w:rsidR="00656959" w:rsidRPr="00656959">
        <w:rPr>
          <w:rFonts w:hint="eastAsia"/>
          <w:lang w:eastAsia="zh-CN"/>
        </w:rPr>
        <w:t>万人</w:t>
      </w:r>
      <w:r w:rsidR="00656959" w:rsidRPr="00656959">
        <w:rPr>
          <w:lang w:eastAsia="zh-CN"/>
        </w:rPr>
        <w:t>[L]</w:t>
      </w:r>
      <w:r w:rsidR="00656959" w:rsidRPr="00656959">
        <w:rPr>
          <w:rFonts w:hint="eastAsia"/>
          <w:lang w:eastAsia="zh-CN"/>
        </w:rPr>
        <w:t>，慢阻肺总患病人数约</w:t>
      </w:r>
      <w:r w:rsidR="00656959" w:rsidRPr="00656959">
        <w:rPr>
          <w:lang w:eastAsia="zh-CN"/>
        </w:rPr>
        <w:t>1</w:t>
      </w:r>
      <w:r w:rsidR="00656959" w:rsidRPr="00656959">
        <w:rPr>
          <w:rFonts w:hint="eastAsia"/>
          <w:lang w:eastAsia="zh-CN"/>
        </w:rPr>
        <w:t>亿人</w:t>
      </w:r>
      <w:r w:rsidR="00656959" w:rsidRPr="00656959">
        <w:rPr>
          <w:lang w:eastAsia="zh-CN"/>
        </w:rPr>
        <w:t>[m]</w:t>
      </w:r>
      <w:r w:rsidR="00656959" w:rsidRPr="00656959">
        <w:rPr>
          <w:rFonts w:hint="eastAsia"/>
          <w:lang w:eastAsia="zh-CN"/>
        </w:rPr>
        <w:t>，整体疾病患病率、发病率仍然处于高位且还有上升的趋势。同时众多慢性呼吸系统疾病患者中，只有</w:t>
      </w:r>
      <w:r w:rsidR="00656959" w:rsidRPr="00656959">
        <w:rPr>
          <w:lang w:eastAsia="zh-CN"/>
        </w:rPr>
        <w:t>28.8%</w:t>
      </w:r>
      <w:r w:rsidR="00656959" w:rsidRPr="00656959">
        <w:rPr>
          <w:rFonts w:hint="eastAsia"/>
          <w:lang w:eastAsia="zh-CN"/>
        </w:rPr>
        <w:t>哮喘患者曾在就医得到过明确诊断，慢阻肺漏诊高达</w:t>
      </w:r>
      <w:r w:rsidR="00656959" w:rsidRPr="00656959">
        <w:rPr>
          <w:lang w:eastAsia="zh-CN"/>
        </w:rPr>
        <w:t>70%[m]</w:t>
      </w:r>
      <w:r w:rsidR="00656959" w:rsidRPr="00656959">
        <w:rPr>
          <w:rFonts w:hint="eastAsia"/>
          <w:lang w:eastAsia="zh-CN"/>
        </w:rPr>
        <w:t>，更无从谈起得到及时、规范治疗。</w:t>
      </w:r>
    </w:p>
    <w:p w14:paraId="16E29ED4" w14:textId="1FD89C99" w:rsidR="00F331C0" w:rsidRPr="00656959" w:rsidRDefault="00DA680A" w:rsidP="00AC5A54">
      <w:pPr>
        <w:pStyle w:val="a3"/>
        <w:spacing w:beforeLines="180" w:before="432" w:line="317" w:lineRule="auto"/>
        <w:ind w:left="153" w:firstLineChars="85" w:firstLine="204"/>
        <w:jc w:val="both"/>
        <w:rPr>
          <w:lang w:eastAsia="zh-CN"/>
        </w:rPr>
      </w:pPr>
      <w:r>
        <w:rPr>
          <w:rFonts w:ascii="PMingLiU" w:eastAsia="PMingLiU" w:hAnsi="PMingLiU" w:hint="eastAsia"/>
          <w:lang w:eastAsia="zh-CN"/>
        </w:rPr>
        <w:t xml:space="preserve">    </w:t>
      </w:r>
      <w:r w:rsidR="00656959" w:rsidRPr="00656959">
        <w:rPr>
          <w:rFonts w:hint="eastAsia"/>
          <w:lang w:eastAsia="zh-CN"/>
        </w:rPr>
        <w:t>在中国的十五项公共卫生服务中，主要覆盖了心血管、糖尿病、妇幼保健与重度精神病，呼吸道疾病还不在其中，是心血管、糖尿病之外下个急需关注又影响范围广泛的疾病领域。</w:t>
      </w:r>
      <w:r w:rsidR="00656959" w:rsidRPr="00656959">
        <w:rPr>
          <w:rFonts w:cs="微软雅黑"/>
          <w:lang w:eastAsia="zh-CN"/>
        </w:rPr>
        <w:t xml:space="preserve">        </w:t>
      </w:r>
      <w:r w:rsidR="00656959" w:rsidRPr="00656959">
        <w:rPr>
          <w:rFonts w:ascii="微软雅黑" w:eastAsia="微软雅黑" w:hAnsi="微软雅黑" w:cs="微软雅黑" w:hint="eastAsia"/>
          <w:lang w:eastAsia="zh-CN"/>
        </w:rPr>
        <w:t>⽬</w:t>
      </w:r>
      <w:r w:rsidR="00656959" w:rsidRPr="00656959">
        <w:rPr>
          <w:rFonts w:cs="宋体" w:hint="eastAsia"/>
          <w:lang w:eastAsia="zh-CN"/>
        </w:rPr>
        <w:t>前的呼吸道疾病监测策略使</w:t>
      </w:r>
      <w:r w:rsidR="00656959" w:rsidRPr="00656959">
        <w:rPr>
          <w:rFonts w:ascii="微软雅黑" w:eastAsia="微软雅黑" w:hAnsi="微软雅黑" w:cs="微软雅黑" w:hint="eastAsia"/>
          <w:lang w:eastAsia="zh-CN"/>
        </w:rPr>
        <w:t>⽤</w:t>
      </w:r>
      <w:r w:rsidR="00656959" w:rsidRPr="00656959">
        <w:rPr>
          <w:rFonts w:cs="宋体" w:hint="eastAsia"/>
          <w:lang w:eastAsia="zh-CN"/>
        </w:rPr>
        <w:t>各种症状评分和基本</w:t>
      </w:r>
      <w:r w:rsidR="00656959" w:rsidRPr="00656959">
        <w:rPr>
          <w:rFonts w:ascii="微软雅黑" w:eastAsia="微软雅黑" w:hAnsi="微软雅黑" w:cs="微软雅黑" w:hint="eastAsia"/>
          <w:lang w:eastAsia="zh-CN"/>
        </w:rPr>
        <w:t>⽣</w:t>
      </w:r>
      <w:r w:rsidR="00656959" w:rsidRPr="00656959">
        <w:rPr>
          <w:rFonts w:cs="宋体" w:hint="eastAsia"/>
          <w:lang w:eastAsia="zh-CN"/>
        </w:rPr>
        <w:t>理指标的测量，包括脉搏率、</w:t>
      </w:r>
      <w:r w:rsidR="00DC0E76" w:rsidRPr="00DC0E76">
        <w:rPr>
          <w:rFonts w:ascii="PMingLiU" w:hAnsi="PMingLiU" w:cs="宋体" w:hint="cs"/>
          <w:lang w:eastAsia="zh-CN"/>
        </w:rPr>
        <w:t>脉</w:t>
      </w:r>
      <w:r w:rsidR="00DC0E76" w:rsidRPr="00DC0E76">
        <w:rPr>
          <w:rFonts w:ascii="PMingLiU" w:hAnsi="PMingLiU" w:cs="宋体" w:hint="eastAsia"/>
          <w:lang w:eastAsia="zh-CN"/>
        </w:rPr>
        <w:t>搏血</w:t>
      </w:r>
      <w:r w:rsidR="00DC0E76" w:rsidRPr="00656959">
        <w:rPr>
          <w:rFonts w:cs="宋体" w:hint="eastAsia"/>
          <w:lang w:eastAsia="zh-CN"/>
        </w:rPr>
        <w:t>氧饱和度</w:t>
      </w:r>
      <w:r w:rsidR="00656959" w:rsidRPr="00656959">
        <w:rPr>
          <w:rFonts w:cs="宋体" w:hint="eastAsia"/>
          <w:lang w:eastAsia="zh-CN"/>
        </w:rPr>
        <w:t>、肺活量、呼吸音和肺音等等。在设备方面</w:t>
      </w:r>
      <w:r w:rsidR="00656959" w:rsidRPr="00656959">
        <w:rPr>
          <w:rFonts w:hint="eastAsia"/>
          <w:lang w:eastAsia="zh-CN"/>
        </w:rPr>
        <w:t>目前市面上的呼吸道疾病检测设备包括</w:t>
      </w:r>
      <w:r w:rsidR="007E497F" w:rsidRPr="007E497F">
        <w:rPr>
          <w:rFonts w:hint="eastAsia"/>
          <w:lang w:eastAsia="zh-CN"/>
        </w:rPr>
        <w:t>肺活量计</w:t>
      </w:r>
      <w:r w:rsidR="00656959" w:rsidRPr="00656959">
        <w:rPr>
          <w:rFonts w:hint="eastAsia"/>
          <w:lang w:eastAsia="zh-CN"/>
        </w:rPr>
        <w:t>或是电子听诊器都不适合非医疗专业人员独立操作，设备的成本以及可及性都受限制，监测得到的数据解释也有赖于专业医疗人员的解读判断，但是由于在相关疾病领域医疗资源的不均衡以及新冠疫情流行期间就医不便的影响，因此亟需有简易的手段可以在早期连续监测并且简</w:t>
      </w:r>
      <w:r w:rsidR="00845277" w:rsidRPr="00656959">
        <w:rPr>
          <w:rFonts w:hint="eastAsia"/>
          <w:lang w:eastAsia="zh-CN"/>
        </w:rPr>
        <w:t>易的判别侦测呼吸道相关的疾病风险，利用科技有效预警来提高民众的早诊早筛，以改善呼吸道疾病的防控。</w:t>
      </w:r>
      <w:r w:rsidR="00845277">
        <w:rPr>
          <w:rFonts w:cs="宋体" w:hint="eastAsia"/>
          <w:lang w:eastAsia="zh-CN"/>
        </w:rPr>
        <w:t>慢性呼吸道疾病的早期筛查与诊疗，可以显着提高病人的生活质量，并且减少急性加重的发生，对于个人以及社会整体的卫生经济效益巨大。</w:t>
      </w:r>
    </w:p>
    <w:p w14:paraId="00EFDCF6" w14:textId="77777777" w:rsidR="004B7F55" w:rsidRDefault="004B7F55">
      <w:pPr>
        <w:spacing w:before="7" w:line="110" w:lineRule="exact"/>
        <w:rPr>
          <w:sz w:val="11"/>
          <w:szCs w:val="11"/>
          <w:lang w:eastAsia="zh-CN"/>
        </w:rPr>
      </w:pPr>
    </w:p>
    <w:p w14:paraId="0CFC8683" w14:textId="77777777" w:rsidR="004B7F55" w:rsidRDefault="004B7F55">
      <w:pPr>
        <w:spacing w:line="200" w:lineRule="exact"/>
        <w:rPr>
          <w:sz w:val="20"/>
          <w:szCs w:val="20"/>
          <w:lang w:eastAsia="zh-CN"/>
        </w:rPr>
      </w:pPr>
    </w:p>
    <w:p w14:paraId="4EC10B75" w14:textId="37290812" w:rsidR="004B7F55" w:rsidRDefault="00000000">
      <w:pPr>
        <w:ind w:left="154" w:right="6332"/>
        <w:jc w:val="both"/>
        <w:rPr>
          <w:rFonts w:ascii="宋体" w:eastAsia="宋体" w:hAnsi="宋体" w:cs="宋体"/>
          <w:sz w:val="30"/>
          <w:szCs w:val="30"/>
          <w:lang w:eastAsia="zh-CN"/>
        </w:rPr>
      </w:pPr>
      <w:r>
        <w:rPr>
          <w:rFonts w:ascii="Times New Roman" w:eastAsia="Times New Roman" w:hAnsi="Times New Roman" w:cs="Times New Roman"/>
          <w:b/>
          <w:bCs/>
          <w:sz w:val="30"/>
          <w:szCs w:val="30"/>
          <w:lang w:eastAsia="zh-CN"/>
        </w:rPr>
        <w:t xml:space="preserve">1.2 </w:t>
      </w:r>
      <w:r>
        <w:rPr>
          <w:rFonts w:ascii="Times New Roman" w:eastAsia="Times New Roman" w:hAnsi="Times New Roman" w:cs="Times New Roman"/>
          <w:b/>
          <w:bCs/>
          <w:spacing w:val="1"/>
          <w:sz w:val="30"/>
          <w:szCs w:val="30"/>
          <w:lang w:eastAsia="zh-CN"/>
        </w:rPr>
        <w:t xml:space="preserve"> </w:t>
      </w:r>
      <w:r w:rsidR="0060217E" w:rsidRPr="0060217E">
        <w:rPr>
          <w:rFonts w:ascii="宋体" w:eastAsia="宋体" w:hAnsi="宋体" w:cs="宋体" w:hint="eastAsia"/>
          <w:spacing w:val="1"/>
          <w:sz w:val="30"/>
          <w:szCs w:val="30"/>
          <w:lang w:eastAsia="zh-CN"/>
        </w:rPr>
        <w:t>相关研究现状</w:t>
      </w:r>
    </w:p>
    <w:p w14:paraId="5A8E18CF" w14:textId="001C7234" w:rsidR="0040306A" w:rsidRPr="00E83E34" w:rsidRDefault="00E83E34" w:rsidP="00E83E34">
      <w:pPr>
        <w:pStyle w:val="a3"/>
        <w:spacing w:beforeLines="180" w:before="432" w:line="317" w:lineRule="auto"/>
        <w:ind w:left="153" w:firstLine="482"/>
        <w:jc w:val="both"/>
        <w:rPr>
          <w:rFonts w:cs="宋体"/>
          <w:lang w:eastAsia="zh-CN"/>
        </w:rPr>
      </w:pPr>
      <w:r w:rsidRPr="00E83E34">
        <w:rPr>
          <w:rFonts w:hint="eastAsia"/>
          <w:lang w:eastAsia="zh-CN"/>
        </w:rPr>
        <w:t>由于新冠疫情的流行，</w:t>
      </w:r>
      <w:r w:rsidRPr="00E83E34">
        <w:rPr>
          <w:lang w:eastAsia="zh-CN"/>
        </w:rPr>
        <w:t>许多研究开始关注</w:t>
      </w:r>
      <w:r w:rsidRPr="00E83E34">
        <w:rPr>
          <w:rFonts w:hint="eastAsia"/>
          <w:lang w:eastAsia="zh-CN"/>
        </w:rPr>
        <w:t>远程监测数据在医疗方面的使用与评估，有证据表明可以对各种呼吸系统疾病进行远程医疗评估和监测，但是</w:t>
      </w:r>
      <w:r w:rsidRPr="00E83E34">
        <w:rPr>
          <w:lang w:eastAsia="zh-CN"/>
        </w:rPr>
        <w:t>对于</w:t>
      </w:r>
      <w:r w:rsidRPr="00E83E34">
        <w:rPr>
          <w:rFonts w:hint="eastAsia"/>
          <w:lang w:eastAsia="zh-CN"/>
        </w:rPr>
        <w:t>方法</w:t>
      </w:r>
      <w:r w:rsidRPr="00E83E34">
        <w:rPr>
          <w:lang w:eastAsia="zh-CN"/>
        </w:rPr>
        <w:t>并没有定论</w:t>
      </w:r>
      <w:r w:rsidRPr="00E83E34">
        <w:rPr>
          <w:rFonts w:hint="eastAsia"/>
          <w:lang w:eastAsia="zh-CN"/>
        </w:rPr>
        <w:t>。肺活量测定是评估呼吸功能最常用的测试，主要用来识别和管理慢性阻塞性肺病</w:t>
      </w:r>
      <w:r w:rsidRPr="00E83E34">
        <w:rPr>
          <w:lang w:eastAsia="zh-CN"/>
        </w:rPr>
        <w:t xml:space="preserve"> (COPD)</w:t>
      </w:r>
      <w:r w:rsidRPr="00E83E34">
        <w:rPr>
          <w:rFonts w:hint="eastAsia"/>
          <w:lang w:eastAsia="zh-CN"/>
        </w:rPr>
        <w:t>、哮喘和其他影响呼吸系统的疾病</w:t>
      </w:r>
      <w:r w:rsidRPr="00E83E34">
        <w:rPr>
          <w:lang w:eastAsia="zh-CN"/>
        </w:rPr>
        <w:t xml:space="preserve"> [n]</w:t>
      </w:r>
      <w:r>
        <w:rPr>
          <w:rFonts w:ascii="PMingLiU" w:eastAsia="PMingLiU" w:hAnsi="PMingLiU" w:hint="eastAsia"/>
          <w:lang w:eastAsia="zh-CN"/>
        </w:rPr>
        <w:t>。</w:t>
      </w:r>
      <w:r w:rsidRPr="00E83E34">
        <w:rPr>
          <w:rFonts w:hint="eastAsia"/>
          <w:lang w:eastAsia="zh-CN"/>
        </w:rPr>
        <w:t>然而，对肺活量测定的多项研究表明，初级保健机构在遵守质量标准方面成绩不佳</w:t>
      </w:r>
      <w:r w:rsidRPr="00E83E34">
        <w:rPr>
          <w:lang w:eastAsia="zh-CN"/>
        </w:rPr>
        <w:t>[o]</w:t>
      </w:r>
      <w:r w:rsidRPr="00E83E34">
        <w:rPr>
          <w:rFonts w:hint="eastAsia"/>
          <w:lang w:eastAsia="zh-CN"/>
        </w:rPr>
        <w:t>，</w:t>
      </w:r>
      <w:r w:rsidRPr="00E83E34">
        <w:rPr>
          <w:rFonts w:cs="宋体" w:hint="eastAsia"/>
          <w:lang w:eastAsia="zh-CN"/>
        </w:rPr>
        <w:t>在非医疗环境下居家使用肺活量</w:t>
      </w:r>
      <w:r w:rsidRPr="00E83E34">
        <w:rPr>
          <w:rFonts w:cs="宋体" w:hint="cs"/>
          <w:lang w:eastAsia="zh-CN"/>
        </w:rPr>
        <w:t>计</w:t>
      </w:r>
      <w:r w:rsidRPr="00E83E34">
        <w:rPr>
          <w:rFonts w:cs="宋体" w:hint="eastAsia"/>
          <w:lang w:eastAsia="zh-CN"/>
        </w:rPr>
        <w:t>，因为使用者的依从性差，</w:t>
      </w:r>
      <w:r w:rsidRPr="00E83E34">
        <w:rPr>
          <w:rFonts w:hint="eastAsia"/>
          <w:lang w:eastAsia="zh-CN"/>
        </w:rPr>
        <w:t>无法证明可以增加额外的有</w:t>
      </w:r>
      <w:r w:rsidRPr="00E83E34">
        <w:rPr>
          <w:rFonts w:ascii="微软雅黑" w:eastAsia="微软雅黑" w:hAnsi="微软雅黑" w:cs="微软雅黑" w:hint="eastAsia"/>
          <w:lang w:eastAsia="zh-CN"/>
        </w:rPr>
        <w:t>⽤</w:t>
      </w:r>
      <w:r w:rsidRPr="00E83E34">
        <w:rPr>
          <w:rFonts w:cs="宋体" w:hint="eastAsia"/>
          <w:lang w:eastAsia="zh-CN"/>
        </w:rPr>
        <w:t>信息来监测呼吸道疾病患者的预后或者预测急性加重，因此在考</w:t>
      </w:r>
      <w:r w:rsidRPr="00E83E34">
        <w:rPr>
          <w:rFonts w:cs="宋体" w:hint="cs"/>
          <w:lang w:eastAsia="zh-CN"/>
        </w:rPr>
        <w:t>虑</w:t>
      </w:r>
      <w:r w:rsidRPr="00E83E34">
        <w:rPr>
          <w:rFonts w:cs="宋体" w:hint="eastAsia"/>
          <w:lang w:eastAsia="zh-CN"/>
        </w:rPr>
        <w:t>呼吸道早期疾病</w:t>
      </w:r>
      <w:r w:rsidRPr="00E83E34">
        <w:rPr>
          <w:rFonts w:cs="宋体" w:hint="cs"/>
          <w:lang w:eastAsia="zh-CN"/>
        </w:rPr>
        <w:t>识别时</w:t>
      </w:r>
      <w:r w:rsidRPr="00E83E34">
        <w:rPr>
          <w:rFonts w:cs="宋体" w:hint="eastAsia"/>
          <w:lang w:eastAsia="zh-CN"/>
        </w:rPr>
        <w:t>，要考</w:t>
      </w:r>
      <w:r w:rsidRPr="00E83E34">
        <w:rPr>
          <w:rFonts w:cs="宋体" w:hint="cs"/>
          <w:lang w:eastAsia="zh-CN"/>
        </w:rPr>
        <w:t>虑选</w:t>
      </w:r>
      <w:r w:rsidRPr="00E83E34">
        <w:rPr>
          <w:rFonts w:cs="宋体" w:hint="eastAsia"/>
          <w:lang w:eastAsia="zh-CN"/>
        </w:rPr>
        <w:t>取的生理指</w:t>
      </w:r>
      <w:r w:rsidRPr="00E83E34">
        <w:rPr>
          <w:rFonts w:cs="宋体" w:hint="cs"/>
          <w:lang w:eastAsia="zh-CN"/>
        </w:rPr>
        <w:t>标</w:t>
      </w:r>
      <w:r w:rsidRPr="00E83E34">
        <w:rPr>
          <w:rFonts w:cs="宋体" w:hint="eastAsia"/>
          <w:lang w:eastAsia="zh-CN"/>
        </w:rPr>
        <w:t>的</w:t>
      </w:r>
      <w:r w:rsidRPr="00E83E34">
        <w:rPr>
          <w:rFonts w:cs="宋体" w:hint="cs"/>
          <w:lang w:eastAsia="zh-CN"/>
        </w:rPr>
        <w:t>医学</w:t>
      </w:r>
      <w:r w:rsidRPr="00E83E34">
        <w:rPr>
          <w:rFonts w:cs="宋体" w:hint="eastAsia"/>
          <w:lang w:eastAsia="zh-CN"/>
        </w:rPr>
        <w:t>解</w:t>
      </w:r>
      <w:r w:rsidRPr="00E83E34">
        <w:rPr>
          <w:rFonts w:cs="宋体" w:hint="cs"/>
          <w:lang w:eastAsia="zh-CN"/>
        </w:rPr>
        <w:t>释</w:t>
      </w:r>
      <w:r w:rsidRPr="00E83E34">
        <w:rPr>
          <w:rFonts w:cs="宋体" w:hint="eastAsia"/>
          <w:lang w:eastAsia="zh-CN"/>
        </w:rPr>
        <w:t>性、用</w:t>
      </w:r>
      <w:r w:rsidRPr="00E83E34">
        <w:rPr>
          <w:rFonts w:cs="宋体" w:hint="cs"/>
          <w:lang w:eastAsia="zh-CN"/>
        </w:rPr>
        <w:t>户</w:t>
      </w:r>
      <w:r w:rsidRPr="00E83E34">
        <w:rPr>
          <w:rFonts w:cs="宋体" w:hint="eastAsia"/>
          <w:lang w:eastAsia="zh-CN"/>
        </w:rPr>
        <w:t>的友善程度以及</w:t>
      </w:r>
      <w:r w:rsidRPr="00E83E34">
        <w:rPr>
          <w:rFonts w:cs="宋体" w:hint="cs"/>
          <w:lang w:eastAsia="zh-CN"/>
        </w:rPr>
        <w:t>辅</w:t>
      </w:r>
      <w:r w:rsidRPr="00E83E34">
        <w:rPr>
          <w:rFonts w:cs="宋体" w:hint="eastAsia"/>
          <w:lang w:eastAsia="zh-CN"/>
        </w:rPr>
        <w:t>助</w:t>
      </w:r>
      <w:r w:rsidRPr="00E83E34">
        <w:rPr>
          <w:rFonts w:cs="宋体" w:hint="cs"/>
          <w:lang w:eastAsia="zh-CN"/>
        </w:rPr>
        <w:t>决</w:t>
      </w:r>
      <w:r w:rsidRPr="00E83E34">
        <w:rPr>
          <w:rFonts w:cs="宋体" w:hint="eastAsia"/>
          <w:lang w:eastAsia="zh-CN"/>
        </w:rPr>
        <w:t>策的</w:t>
      </w:r>
      <w:r w:rsidRPr="00E83E34">
        <w:rPr>
          <w:rFonts w:cs="宋体" w:hint="cs"/>
          <w:lang w:eastAsia="zh-CN"/>
        </w:rPr>
        <w:t>潜</w:t>
      </w:r>
      <w:r w:rsidRPr="00E83E34">
        <w:rPr>
          <w:rFonts w:cs="宋体" w:hint="eastAsia"/>
          <w:lang w:eastAsia="zh-CN"/>
        </w:rPr>
        <w:t>力。本文</w:t>
      </w:r>
      <w:r w:rsidRPr="00E83E34">
        <w:rPr>
          <w:rFonts w:cs="宋体" w:hint="cs"/>
          <w:lang w:eastAsia="zh-CN"/>
        </w:rPr>
        <w:t>选</w:t>
      </w:r>
      <w:r w:rsidRPr="00E83E34">
        <w:rPr>
          <w:rFonts w:cs="宋体" w:hint="eastAsia"/>
          <w:lang w:eastAsia="zh-CN"/>
        </w:rPr>
        <w:t>取了</w:t>
      </w:r>
      <w:r w:rsidRPr="00E83E34">
        <w:rPr>
          <w:rFonts w:cs="宋体" w:hint="cs"/>
          <w:lang w:eastAsia="zh-CN"/>
        </w:rPr>
        <w:t>脉</w:t>
      </w:r>
      <w:r w:rsidRPr="00E83E34">
        <w:rPr>
          <w:rFonts w:cs="宋体" w:hint="eastAsia"/>
          <w:lang w:eastAsia="zh-CN"/>
        </w:rPr>
        <w:t>搏血氧</w:t>
      </w:r>
      <w:r w:rsidRPr="00E83E34">
        <w:rPr>
          <w:rFonts w:cs="宋体" w:hint="cs"/>
          <w:lang w:eastAsia="zh-CN"/>
        </w:rPr>
        <w:t>饱</w:t>
      </w:r>
      <w:r w:rsidRPr="00E83E34">
        <w:rPr>
          <w:rFonts w:cs="宋体" w:hint="eastAsia"/>
          <w:lang w:eastAsia="zh-CN"/>
        </w:rPr>
        <w:t>和度以及咳嗽音作</w:t>
      </w:r>
      <w:r w:rsidRPr="00E83E34">
        <w:rPr>
          <w:rFonts w:cs="宋体" w:hint="cs"/>
          <w:lang w:eastAsia="zh-CN"/>
        </w:rPr>
        <w:t>为</w:t>
      </w:r>
      <w:r w:rsidRPr="00E83E34">
        <w:rPr>
          <w:rFonts w:cs="宋体" w:hint="eastAsia"/>
          <w:lang w:eastAsia="zh-CN"/>
        </w:rPr>
        <w:t>主要的</w:t>
      </w:r>
      <w:r w:rsidRPr="00E83E34">
        <w:rPr>
          <w:rFonts w:cs="宋体" w:hint="cs"/>
          <w:lang w:eastAsia="zh-CN"/>
        </w:rPr>
        <w:t>监测</w:t>
      </w:r>
      <w:r w:rsidRPr="00E83E34">
        <w:rPr>
          <w:rFonts w:cs="宋体" w:hint="eastAsia"/>
          <w:lang w:eastAsia="zh-CN"/>
        </w:rPr>
        <w:t>指</w:t>
      </w:r>
      <w:r w:rsidRPr="00E83E34">
        <w:rPr>
          <w:rFonts w:cs="宋体" w:hint="cs"/>
          <w:lang w:eastAsia="zh-CN"/>
        </w:rPr>
        <w:t>标</w:t>
      </w:r>
      <w:r w:rsidRPr="00E83E34">
        <w:rPr>
          <w:rFonts w:cs="宋体" w:hint="eastAsia"/>
          <w:lang w:eastAsia="zh-CN"/>
        </w:rPr>
        <w:t>。</w:t>
      </w:r>
    </w:p>
    <w:p w14:paraId="6B319EA5" w14:textId="0050DD90" w:rsidR="007F684E" w:rsidRPr="00E83E34" w:rsidRDefault="00E83E34" w:rsidP="00E83E34">
      <w:pPr>
        <w:pStyle w:val="a3"/>
        <w:spacing w:beforeLines="180" w:before="432" w:line="317" w:lineRule="auto"/>
        <w:ind w:left="153" w:firstLine="482"/>
        <w:jc w:val="both"/>
        <w:rPr>
          <w:lang w:eastAsia="zh-CN"/>
        </w:rPr>
      </w:pPr>
      <w:r w:rsidRPr="00E83E34">
        <w:rPr>
          <w:rFonts w:cs="宋体" w:hint="eastAsia"/>
          <w:lang w:eastAsia="zh-CN"/>
        </w:rPr>
        <w:t>脉搏血氧饱和度是评估哮喘与阻塞性肺疾病严重程度的有用诊断辅助手段</w:t>
      </w:r>
      <w:r w:rsidRPr="00E83E34">
        <w:rPr>
          <w:rFonts w:cs="宋体"/>
          <w:lang w:eastAsia="zh-CN"/>
        </w:rPr>
        <w:t>[p]</w:t>
      </w:r>
      <w:r w:rsidRPr="00E83E34">
        <w:rPr>
          <w:rFonts w:cs="宋体" w:hint="eastAsia"/>
          <w:lang w:eastAsia="zh-CN"/>
        </w:rPr>
        <w:t>，</w:t>
      </w:r>
      <w:r w:rsidRPr="00E83E34">
        <w:rPr>
          <w:rFonts w:hint="eastAsia"/>
          <w:lang w:eastAsia="zh-CN"/>
        </w:rPr>
        <w:t>血氧饱和</w:t>
      </w:r>
      <w:r w:rsidRPr="00E83E34">
        <w:rPr>
          <w:rFonts w:hint="eastAsia"/>
          <w:lang w:eastAsia="zh-CN"/>
        </w:rPr>
        <w:lastRenderedPageBreak/>
        <w:t>度</w:t>
      </w:r>
      <w:r w:rsidRPr="00E83E34">
        <w:rPr>
          <w:lang w:eastAsia="zh-CN"/>
        </w:rPr>
        <w:t xml:space="preserve"> (SpO2) </w:t>
      </w:r>
      <w:r w:rsidRPr="00E83E34">
        <w:rPr>
          <w:rFonts w:hint="eastAsia"/>
          <w:lang w:eastAsia="zh-CN"/>
        </w:rPr>
        <w:t>是衡量血液中携氧血红蛋白数量相对于不携氧血红蛋白数量的一种指标，即血液中血氧的浓度，正常的</w:t>
      </w:r>
      <w:r w:rsidRPr="00E83E34">
        <w:rPr>
          <w:rFonts w:ascii="微软雅黑" w:eastAsia="微软雅黑" w:hAnsi="微软雅黑" w:cs="微软雅黑" w:hint="eastAsia"/>
          <w:lang w:eastAsia="zh-CN"/>
        </w:rPr>
        <w:t>⾎</w:t>
      </w:r>
      <w:r w:rsidRPr="00E83E34">
        <w:rPr>
          <w:rFonts w:cs="宋体" w:hint="eastAsia"/>
          <w:lang w:eastAsia="zh-CN"/>
        </w:rPr>
        <w:t>氧饱和度</w:t>
      </w:r>
      <w:r w:rsidRPr="00E83E34">
        <w:rPr>
          <w:rFonts w:ascii="微软雅黑" w:eastAsia="微软雅黑" w:hAnsi="微软雅黑" w:cs="微软雅黑" w:hint="eastAsia"/>
          <w:lang w:eastAsia="zh-CN"/>
        </w:rPr>
        <w:t>⽔</w:t>
      </w:r>
      <w:r w:rsidRPr="00E83E34">
        <w:rPr>
          <w:rFonts w:cs="宋体" w:hint="eastAsia"/>
          <w:lang w:eastAsia="zh-CN"/>
        </w:rPr>
        <w:t>平在海平</w:t>
      </w:r>
      <w:r w:rsidRPr="00E83E34">
        <w:rPr>
          <w:rFonts w:ascii="微软雅黑" w:eastAsia="微软雅黑" w:hAnsi="微软雅黑" w:cs="微软雅黑" w:hint="eastAsia"/>
          <w:lang w:eastAsia="zh-CN"/>
        </w:rPr>
        <w:t>⾯</w:t>
      </w:r>
      <w:r w:rsidRPr="00E83E34">
        <w:rPr>
          <w:rFonts w:cs="宋体" w:hint="eastAsia"/>
          <w:lang w:eastAsia="zh-CN"/>
        </w:rPr>
        <w:t>为</w:t>
      </w:r>
      <w:r w:rsidRPr="00E83E34">
        <w:rPr>
          <w:lang w:eastAsia="zh-CN"/>
        </w:rPr>
        <w:t xml:space="preserve"> 95-100%</w:t>
      </w:r>
      <w:r w:rsidRPr="00E83E34">
        <w:rPr>
          <w:rFonts w:hint="eastAsia"/>
          <w:lang w:eastAsia="zh-CN"/>
        </w:rPr>
        <w:t>之间。血氧饱和度是监测组织氧合功能的一个重要指标并能一定程度上反应人体的呼吸系统症状，</w:t>
      </w:r>
      <w:r w:rsidRPr="00E83E34">
        <w:rPr>
          <w:rFonts w:ascii="微软雅黑" w:eastAsia="微软雅黑" w:hAnsi="微软雅黑" w:cs="微软雅黑" w:hint="eastAsia"/>
          <w:lang w:eastAsia="zh-CN"/>
        </w:rPr>
        <w:t>⾎</w:t>
      </w:r>
      <w:r w:rsidRPr="00E83E34">
        <w:rPr>
          <w:rFonts w:cs="宋体" w:hint="eastAsia"/>
          <w:lang w:eastAsia="zh-CN"/>
        </w:rPr>
        <w:t>氧饱和度已被</w:t>
      </w:r>
      <w:r w:rsidRPr="00E83E34">
        <w:rPr>
          <w:rFonts w:ascii="微软雅黑" w:eastAsia="微软雅黑" w:hAnsi="微软雅黑" w:cs="微软雅黑" w:hint="eastAsia"/>
          <w:lang w:eastAsia="zh-CN"/>
        </w:rPr>
        <w:t>⽤</w:t>
      </w:r>
      <w:r w:rsidRPr="00E83E34">
        <w:rPr>
          <w:rFonts w:cs="宋体" w:hint="eastAsia"/>
          <w:lang w:eastAsia="zh-CN"/>
        </w:rPr>
        <w:t>作诊断</w:t>
      </w:r>
      <w:r w:rsidRPr="00E83E34">
        <w:rPr>
          <w:lang w:eastAsia="zh-CN"/>
        </w:rPr>
        <w:t>COVID-19</w:t>
      </w:r>
      <w:r w:rsidRPr="00E83E34">
        <w:rPr>
          <w:rFonts w:hint="eastAsia"/>
          <w:lang w:eastAsia="zh-CN"/>
        </w:rPr>
        <w:t>的指标</w:t>
      </w:r>
      <w:r w:rsidRPr="00E83E34">
        <w:rPr>
          <w:lang w:eastAsia="zh-CN"/>
        </w:rPr>
        <w:t>[g]</w:t>
      </w:r>
      <w:r w:rsidRPr="00E83E34">
        <w:rPr>
          <w:rFonts w:hint="eastAsia"/>
          <w:lang w:eastAsia="zh-CN"/>
        </w:rPr>
        <w:t>。有研究指出，血氧残差的标准偏差（每天的</w:t>
      </w:r>
      <w:r w:rsidRPr="00E83E34">
        <w:rPr>
          <w:lang w:eastAsia="zh-CN"/>
        </w:rPr>
        <w:t xml:space="preserve">SpO2 </w:t>
      </w:r>
      <w:r w:rsidRPr="00E83E34">
        <w:rPr>
          <w:rFonts w:hint="eastAsia"/>
          <w:lang w:eastAsia="zh-CN"/>
        </w:rPr>
        <w:t>变异性）和长期趋势的时间演变在检测慢阻肺患者病情异常时非常准确，甚至可以检测到有长期恶化的病人的变化</w:t>
      </w:r>
      <w:r w:rsidRPr="00E83E34">
        <w:rPr>
          <w:lang w:eastAsia="zh-CN"/>
        </w:rPr>
        <w:t>[e]</w:t>
      </w:r>
      <w:r w:rsidRPr="00E83E34">
        <w:rPr>
          <w:rFonts w:hint="eastAsia"/>
          <w:lang w:eastAsia="zh-CN"/>
        </w:rPr>
        <w:t>。从脉搏血氧计获得的所有生命体征</w:t>
      </w:r>
      <w:r w:rsidRPr="00E83E34">
        <w:rPr>
          <w:lang w:eastAsia="zh-CN"/>
        </w:rPr>
        <w:t>(</w:t>
      </w:r>
      <w:r w:rsidRPr="00E83E34">
        <w:rPr>
          <w:rFonts w:hint="eastAsia"/>
          <w:lang w:eastAsia="zh-CN"/>
        </w:rPr>
        <w:t>脉搏率、氧饱和度和呼吸率</w:t>
      </w:r>
      <w:r w:rsidRPr="00E83E34">
        <w:rPr>
          <w:lang w:eastAsia="zh-CN"/>
        </w:rPr>
        <w:t>)</w:t>
      </w:r>
      <w:r w:rsidRPr="00E83E34">
        <w:rPr>
          <w:rFonts w:hint="eastAsia"/>
          <w:lang w:eastAsia="zh-CN"/>
        </w:rPr>
        <w:t>都可以预测</w:t>
      </w:r>
      <w:r w:rsidRPr="00E83E34">
        <w:rPr>
          <w:lang w:eastAsia="zh-CN"/>
        </w:rPr>
        <w:t>COPD</w:t>
      </w:r>
      <w:r w:rsidRPr="00E83E34">
        <w:rPr>
          <w:rFonts w:hint="eastAsia"/>
          <w:lang w:eastAsia="zh-CN"/>
        </w:rPr>
        <w:t>加重事件，其中氧饱和度是最能预测的，其次是呼吸率和脉搏率</w:t>
      </w:r>
      <w:r w:rsidRPr="00E83E34">
        <w:rPr>
          <w:lang w:eastAsia="zh-CN"/>
        </w:rPr>
        <w:t xml:space="preserve"> [d]</w:t>
      </w:r>
      <w:r w:rsidRPr="00E83E34">
        <w:rPr>
          <w:rFonts w:hint="eastAsia"/>
          <w:lang w:eastAsia="zh-CN"/>
        </w:rPr>
        <w:t xml:space="preserve"> 。</w:t>
      </w:r>
      <w:r w:rsidRPr="00E83E34">
        <w:rPr>
          <w:rFonts w:ascii="微软雅黑" w:eastAsia="微软雅黑" w:hAnsi="微软雅黑" w:cs="微软雅黑" w:hint="eastAsia"/>
          <w:lang w:eastAsia="zh-CN"/>
        </w:rPr>
        <w:t>⽬</w:t>
      </w:r>
      <w:r w:rsidRPr="00E83E34">
        <w:rPr>
          <w:rFonts w:cs="宋体" w:hint="eastAsia"/>
          <w:lang w:eastAsia="zh-CN"/>
        </w:rPr>
        <w:t>前</w:t>
      </w:r>
      <w:r w:rsidRPr="00E83E34">
        <w:rPr>
          <w:rFonts w:ascii="微软雅黑" w:eastAsia="微软雅黑" w:hAnsi="微软雅黑" w:cs="微软雅黑" w:hint="eastAsia"/>
          <w:lang w:eastAsia="zh-CN"/>
        </w:rPr>
        <w:t>⾎</w:t>
      </w:r>
      <w:r w:rsidRPr="00E83E34">
        <w:rPr>
          <w:rFonts w:cs="宋体" w:hint="eastAsia"/>
          <w:lang w:eastAsia="zh-CN"/>
        </w:rPr>
        <w:t>氧饱和度测量的标准是使</w:t>
      </w:r>
      <w:r w:rsidRPr="00E83E34">
        <w:rPr>
          <w:rFonts w:ascii="微软雅黑" w:eastAsia="微软雅黑" w:hAnsi="微软雅黑" w:cs="微软雅黑" w:hint="eastAsia"/>
          <w:lang w:eastAsia="zh-CN"/>
        </w:rPr>
        <w:t>⽤</w:t>
      </w:r>
      <w:r w:rsidRPr="00E83E34">
        <w:rPr>
          <w:rFonts w:cs="宋体" w:hint="eastAsia"/>
          <w:lang w:eastAsia="zh-CN"/>
        </w:rPr>
        <w:t>光体积描记法</w:t>
      </w:r>
      <w:r w:rsidRPr="00E83E34">
        <w:rPr>
          <w:lang w:eastAsia="zh-CN"/>
        </w:rPr>
        <w:t xml:space="preserve"> (PPG) </w:t>
      </w:r>
      <w:r w:rsidRPr="00E83E34">
        <w:rPr>
          <w:rFonts w:ascii="微软雅黑" w:eastAsia="微软雅黑" w:hAnsi="微软雅黑" w:cs="微软雅黑" w:hint="eastAsia"/>
          <w:lang w:eastAsia="zh-CN"/>
        </w:rPr>
        <w:t>⽅</w:t>
      </w:r>
      <w:r w:rsidRPr="00E83E34">
        <w:rPr>
          <w:rFonts w:cs="宋体" w:hint="eastAsia"/>
          <w:lang w:eastAsia="zh-CN"/>
        </w:rPr>
        <w:t>法的脉搏</w:t>
      </w:r>
      <w:r w:rsidRPr="00E83E34">
        <w:rPr>
          <w:rFonts w:ascii="微软雅黑" w:eastAsia="微软雅黑" w:hAnsi="微软雅黑" w:cs="微软雅黑" w:hint="eastAsia"/>
          <w:lang w:eastAsia="zh-CN"/>
        </w:rPr>
        <w:t>⾎</w:t>
      </w:r>
      <w:r w:rsidRPr="00E83E34">
        <w:rPr>
          <w:rFonts w:cs="宋体" w:hint="eastAsia"/>
          <w:lang w:eastAsia="zh-CN"/>
        </w:rPr>
        <w:t>氧饱和度法，该</w:t>
      </w:r>
      <w:r w:rsidRPr="00E83E34">
        <w:rPr>
          <w:rFonts w:ascii="微软雅黑" w:eastAsia="微软雅黑" w:hAnsi="微软雅黑" w:cs="微软雅黑" w:hint="eastAsia"/>
          <w:lang w:eastAsia="zh-CN"/>
        </w:rPr>
        <w:t>⽅</w:t>
      </w:r>
      <w:r w:rsidRPr="00E83E34">
        <w:rPr>
          <w:rFonts w:cs="宋体" w:hint="eastAsia"/>
          <w:lang w:eastAsia="zh-CN"/>
        </w:rPr>
        <w:t>法通过</w:t>
      </w:r>
      <w:r w:rsidRPr="00E83E34">
        <w:rPr>
          <w:rFonts w:ascii="微软雅黑" w:eastAsia="微软雅黑" w:hAnsi="微软雅黑" w:cs="微软雅黑" w:hint="eastAsia"/>
          <w:lang w:eastAsia="zh-CN"/>
        </w:rPr>
        <w:t>⽤</w:t>
      </w:r>
      <w:r w:rsidRPr="00E83E34">
        <w:rPr>
          <w:rFonts w:cs="宋体" w:hint="eastAsia"/>
          <w:lang w:eastAsia="zh-CN"/>
        </w:rPr>
        <w:t>光照射</w:t>
      </w:r>
      <w:r w:rsidRPr="00E83E34">
        <w:rPr>
          <w:rFonts w:ascii="微软雅黑" w:eastAsia="微软雅黑" w:hAnsi="微软雅黑" w:cs="微软雅黑" w:hint="eastAsia"/>
          <w:lang w:eastAsia="zh-CN"/>
        </w:rPr>
        <w:t>⽪</w:t>
      </w:r>
      <w:r w:rsidRPr="00E83E34">
        <w:rPr>
          <w:rFonts w:cs="宋体" w:hint="eastAsia"/>
          <w:lang w:eastAsia="zh-CN"/>
        </w:rPr>
        <w:t>肤后透射或反射的光量来测量</w:t>
      </w:r>
      <w:r w:rsidRPr="00E83E34">
        <w:rPr>
          <w:rFonts w:ascii="微软雅黑" w:eastAsia="微软雅黑" w:hAnsi="微软雅黑" w:cs="微软雅黑" w:hint="eastAsia"/>
          <w:lang w:eastAsia="zh-CN"/>
        </w:rPr>
        <w:t>⾎</w:t>
      </w:r>
      <w:r w:rsidRPr="00E83E34">
        <w:rPr>
          <w:rFonts w:cs="宋体" w:hint="eastAsia"/>
          <w:lang w:eastAsia="zh-CN"/>
        </w:rPr>
        <w:t>容</w:t>
      </w:r>
      <w:r w:rsidRPr="00E83E34">
        <w:rPr>
          <w:rFonts w:hint="eastAsia"/>
          <w:lang w:eastAsia="zh-CN"/>
        </w:rPr>
        <w:t>量的变化。</w:t>
      </w:r>
    </w:p>
    <w:p w14:paraId="0240D3E5" w14:textId="1041CC73" w:rsidR="00E53E19" w:rsidRPr="00E83E34" w:rsidRDefault="00E83E34" w:rsidP="00E83E34">
      <w:pPr>
        <w:pStyle w:val="a3"/>
        <w:spacing w:beforeLines="180" w:before="432" w:line="317" w:lineRule="auto"/>
        <w:ind w:left="153" w:firstLine="482"/>
        <w:jc w:val="both"/>
        <w:rPr>
          <w:lang w:eastAsia="zh-CN"/>
        </w:rPr>
      </w:pPr>
      <w:r w:rsidRPr="00E83E34">
        <w:rPr>
          <w:rFonts w:hint="eastAsia"/>
          <w:lang w:eastAsia="zh-CN"/>
        </w:rPr>
        <w:t>咳嗽是一种非常常见的症状，患病率高达总人口的</w:t>
      </w:r>
      <w:r w:rsidRPr="00E83E34">
        <w:rPr>
          <w:lang w:eastAsia="zh-CN"/>
        </w:rPr>
        <w:t>33% [i]</w:t>
      </w:r>
      <w:r w:rsidRPr="00E83E34">
        <w:rPr>
          <w:rFonts w:hint="eastAsia"/>
          <w:lang w:eastAsia="zh-CN"/>
        </w:rPr>
        <w:t>。呼吸系统疾病的</w:t>
      </w:r>
      <w:r w:rsidRPr="00E83E34">
        <w:rPr>
          <w:lang w:eastAsia="zh-CN"/>
        </w:rPr>
        <w:t>10-38%</w:t>
      </w:r>
      <w:r w:rsidRPr="00E83E34">
        <w:rPr>
          <w:rFonts w:hint="eastAsia"/>
          <w:lang w:eastAsia="zh-CN"/>
        </w:rPr>
        <w:t>都伴随有慢性咳嗽</w:t>
      </w:r>
      <w:r w:rsidRPr="00E83E34">
        <w:rPr>
          <w:lang w:eastAsia="zh-CN"/>
        </w:rPr>
        <w:t>[i]</w:t>
      </w:r>
      <w:r w:rsidRPr="00E83E34">
        <w:rPr>
          <w:rFonts w:hint="eastAsia"/>
          <w:lang w:eastAsia="zh-CN"/>
        </w:rPr>
        <w:t>。包括慢性鼻窦炎、哮喘、慢性阻塞性肺疾病</w:t>
      </w:r>
      <w:r w:rsidRPr="00E83E34">
        <w:rPr>
          <w:lang w:eastAsia="zh-CN"/>
        </w:rPr>
        <w:t>(COPD)</w:t>
      </w:r>
      <w:r w:rsidRPr="00E83E34">
        <w:rPr>
          <w:rFonts w:hint="eastAsia"/>
          <w:lang w:eastAsia="zh-CN"/>
        </w:rPr>
        <w:t>、肺炎、慢性支气管炎、肺癌等等</w:t>
      </w:r>
      <w:r w:rsidRPr="00E83E34">
        <w:rPr>
          <w:lang w:eastAsia="zh-CN"/>
        </w:rPr>
        <w:t>[i]</w:t>
      </w:r>
      <w:r w:rsidRPr="00E83E34">
        <w:rPr>
          <w:rFonts w:hint="eastAsia"/>
          <w:lang w:eastAsia="zh-CN"/>
        </w:rPr>
        <w:t>。</w:t>
      </w:r>
      <w:r w:rsidRPr="00E83E34">
        <w:rPr>
          <w:rFonts w:hint="eastAsia"/>
          <w:spacing w:val="1"/>
          <w:lang w:eastAsia="zh-CN"/>
        </w:rPr>
        <w:t>目前，国内外对咳嗽音的研究主要集中在两方面。一方</w:t>
      </w:r>
      <w:r w:rsidRPr="00E83E34">
        <w:rPr>
          <w:rFonts w:hint="eastAsia"/>
          <w:spacing w:val="-1"/>
          <w:lang w:eastAsia="zh-CN"/>
        </w:rPr>
        <w:t>面</w:t>
      </w:r>
      <w:r w:rsidRPr="00E83E34">
        <w:rPr>
          <w:rFonts w:hint="eastAsia"/>
          <w:spacing w:val="1"/>
          <w:lang w:eastAsia="zh-CN"/>
        </w:rPr>
        <w:t>是对咳嗽音的监测和记录，另</w:t>
      </w:r>
      <w:r w:rsidRPr="00E83E34">
        <w:rPr>
          <w:rFonts w:hint="eastAsia"/>
          <w:lang w:eastAsia="zh-CN"/>
        </w:rPr>
        <w:t>一方面是对咳嗽音的分类识别。咳嗽音的分类到目前为止采取的特征主要是倒谱系数，其次是时域和与能量相关的特征。</w:t>
      </w:r>
      <w:r w:rsidRPr="00E83E34">
        <w:rPr>
          <w:rFonts w:cs="宋体" w:hint="eastAsia"/>
          <w:lang w:eastAsia="zh-CN"/>
        </w:rPr>
        <w:t>近年来多个研究希望藉由机器学习与算法提高慢性呼</w:t>
      </w:r>
      <w:r w:rsidRPr="00E83E34">
        <w:rPr>
          <w:rFonts w:hint="eastAsia"/>
          <w:lang w:eastAsia="zh-CN"/>
        </w:rPr>
        <w:t>吸道疾病的诊断准确率。该领域的现有</w:t>
      </w:r>
      <w:r w:rsidRPr="00E83E34">
        <w:rPr>
          <w:rFonts w:ascii="微软雅黑" w:eastAsia="微软雅黑" w:hAnsi="微软雅黑" w:cs="微软雅黑" w:hint="eastAsia"/>
          <w:lang w:eastAsia="zh-CN"/>
        </w:rPr>
        <w:t>⼯</w:t>
      </w:r>
      <w:r w:rsidRPr="00E83E34">
        <w:rPr>
          <w:rFonts w:cs="宋体" w:hint="eastAsia"/>
          <w:lang w:eastAsia="zh-CN"/>
        </w:rPr>
        <w:t>作包括卷积神经网络</w:t>
      </w:r>
      <w:r w:rsidRPr="00E83E34">
        <w:rPr>
          <w:lang w:eastAsia="zh-CN"/>
        </w:rPr>
        <w:t xml:space="preserve"> (CNN)</w:t>
      </w:r>
      <w:r w:rsidRPr="00E83E34">
        <w:rPr>
          <w:rFonts w:hint="eastAsia"/>
          <w:lang w:eastAsia="zh-CN"/>
        </w:rPr>
        <w:t>、隐</w:t>
      </w:r>
      <w:r w:rsidRPr="00E83E34">
        <w:rPr>
          <w:rFonts w:ascii="微软雅黑" w:eastAsia="微软雅黑" w:hAnsi="微软雅黑" w:cs="微软雅黑" w:hint="eastAsia"/>
          <w:lang w:eastAsia="zh-CN"/>
        </w:rPr>
        <w:t>⾺</w:t>
      </w:r>
      <w:r w:rsidRPr="00E83E34">
        <w:rPr>
          <w:rFonts w:cs="宋体" w:hint="eastAsia"/>
          <w:lang w:eastAsia="zh-CN"/>
        </w:rPr>
        <w:t>尔可夫模型等。</w:t>
      </w:r>
    </w:p>
    <w:p w14:paraId="7C5D8988" w14:textId="6713E2C6" w:rsidR="00845277" w:rsidRPr="00E83E34" w:rsidRDefault="00E83E34" w:rsidP="00E83E34">
      <w:pPr>
        <w:pStyle w:val="a3"/>
        <w:spacing w:beforeLines="180" w:before="432" w:line="317" w:lineRule="auto"/>
        <w:ind w:left="153" w:firstLine="482"/>
        <w:jc w:val="both"/>
        <w:rPr>
          <w:lang w:eastAsia="zh-CN"/>
        </w:rPr>
      </w:pPr>
      <w:r w:rsidRPr="00E83E34">
        <w:rPr>
          <w:rFonts w:hint="eastAsia"/>
          <w:lang w:eastAsia="zh-CN"/>
        </w:rPr>
        <w:t>远程监测生理数据的趋势并且预测分析其进一步发展可能使早期发现疾病或者避免病情加重成为可能，因为生命体征的相对变化可能比检测生命体征达到绝对阈值更重要</w:t>
      </w:r>
      <w:r w:rsidRPr="00E83E34">
        <w:rPr>
          <w:lang w:eastAsia="zh-CN"/>
        </w:rPr>
        <w:t>[c]</w:t>
      </w:r>
      <w:r w:rsidRPr="00E83E34">
        <w:rPr>
          <w:rFonts w:hint="eastAsia"/>
          <w:lang w:eastAsia="zh-CN"/>
        </w:rPr>
        <w:t>。之前的研究显示，</w:t>
      </w:r>
      <w:r w:rsidRPr="00E83E34">
        <w:rPr>
          <w:rFonts w:ascii="微软雅黑" w:eastAsia="微软雅黑" w:hAnsi="微软雅黑" w:cs="微软雅黑" w:hint="eastAsia"/>
          <w:lang w:eastAsia="zh-CN"/>
        </w:rPr>
        <w:t>⼤</w:t>
      </w:r>
      <w:r w:rsidRPr="00E83E34">
        <w:rPr>
          <w:rFonts w:cs="宋体" w:hint="eastAsia"/>
          <w:lang w:eastAsia="zh-CN"/>
        </w:rPr>
        <w:t>多数健康相</w:t>
      </w:r>
      <w:r w:rsidRPr="00E83E34">
        <w:rPr>
          <w:rFonts w:cs="宋体" w:hint="cs"/>
          <w:lang w:eastAsia="zh-CN"/>
        </w:rPr>
        <w:t>关</w:t>
      </w:r>
      <w:r w:rsidRPr="00E83E34">
        <w:rPr>
          <w:rFonts w:cs="宋体" w:hint="eastAsia"/>
          <w:lang w:eastAsia="zh-CN"/>
        </w:rPr>
        <w:t>的监控系统需要</w:t>
      </w:r>
      <w:r w:rsidRPr="00E83E34">
        <w:rPr>
          <w:rFonts w:ascii="微软雅黑" w:eastAsia="微软雅黑" w:hAnsi="微软雅黑" w:cs="微软雅黑" w:hint="eastAsia"/>
          <w:lang w:eastAsia="zh-CN"/>
        </w:rPr>
        <w:t>⽤⼾</w:t>
      </w:r>
      <w:r w:rsidRPr="00E83E34">
        <w:rPr>
          <w:rFonts w:cs="宋体" w:hint="eastAsia"/>
          <w:lang w:eastAsia="zh-CN"/>
        </w:rPr>
        <w:t>的积极参与，因此必</w:t>
      </w:r>
      <w:r w:rsidRPr="00E83E34">
        <w:rPr>
          <w:rFonts w:cs="宋体" w:hint="cs"/>
          <w:lang w:eastAsia="zh-CN"/>
        </w:rPr>
        <w:t>须</w:t>
      </w:r>
      <w:r w:rsidRPr="00E83E34">
        <w:rPr>
          <w:rFonts w:cs="宋体" w:hint="eastAsia"/>
          <w:lang w:eastAsia="zh-CN"/>
        </w:rPr>
        <w:t>考</w:t>
      </w:r>
      <w:r w:rsidRPr="00E83E34">
        <w:rPr>
          <w:rFonts w:cs="宋体" w:hint="cs"/>
          <w:lang w:eastAsia="zh-CN"/>
        </w:rPr>
        <w:t>虑</w:t>
      </w:r>
      <w:r w:rsidRPr="00E83E34">
        <w:rPr>
          <w:rFonts w:cs="宋体" w:hint="eastAsia"/>
          <w:lang w:eastAsia="zh-CN"/>
        </w:rPr>
        <w:t>用</w:t>
      </w:r>
      <w:r w:rsidRPr="00E83E34">
        <w:rPr>
          <w:rFonts w:cs="宋体" w:hint="cs"/>
          <w:lang w:eastAsia="zh-CN"/>
        </w:rPr>
        <w:t>户</w:t>
      </w:r>
      <w:r w:rsidRPr="00E83E34">
        <w:rPr>
          <w:rFonts w:cs="宋体" w:hint="eastAsia"/>
          <w:lang w:eastAsia="zh-CN"/>
        </w:rPr>
        <w:t>的易用性</w:t>
      </w:r>
      <w:r w:rsidRPr="00E83E34">
        <w:rPr>
          <w:lang w:eastAsia="zh-CN"/>
        </w:rPr>
        <w:t xml:space="preserve"> [k]</w:t>
      </w:r>
      <w:r w:rsidRPr="00E83E34">
        <w:rPr>
          <w:rFonts w:hint="eastAsia"/>
          <w:lang w:eastAsia="zh-CN"/>
        </w:rPr>
        <w:t>。特别是在</w:t>
      </w:r>
      <w:r w:rsidRPr="00E83E34">
        <w:rPr>
          <w:rFonts w:ascii="微软雅黑" w:eastAsia="微软雅黑" w:hAnsi="微软雅黑" w:cs="微软雅黑" w:hint="eastAsia"/>
          <w:lang w:eastAsia="zh-CN"/>
        </w:rPr>
        <w:t>⽼</w:t>
      </w:r>
      <w:r w:rsidRPr="00E83E34">
        <w:rPr>
          <w:rFonts w:cs="宋体" w:hint="eastAsia"/>
          <w:lang w:eastAsia="zh-CN"/>
        </w:rPr>
        <w:t>年</w:t>
      </w:r>
      <w:r w:rsidRPr="00E83E34">
        <w:rPr>
          <w:rFonts w:ascii="微软雅黑" w:eastAsia="微软雅黑" w:hAnsi="微软雅黑" w:cs="微软雅黑" w:hint="eastAsia"/>
          <w:lang w:eastAsia="zh-CN"/>
        </w:rPr>
        <w:t>⼈</w:t>
      </w:r>
      <w:r w:rsidRPr="00E83E34">
        <w:rPr>
          <w:rFonts w:cs="宋体" w:hint="eastAsia"/>
          <w:lang w:eastAsia="zh-CN"/>
        </w:rPr>
        <w:t>群中，据报道他们甚</w:t>
      </w:r>
      <w:r w:rsidRPr="00E83E34">
        <w:rPr>
          <w:rFonts w:ascii="微软雅黑" w:eastAsia="微软雅黑" w:hAnsi="微软雅黑" w:cs="微软雅黑" w:hint="eastAsia"/>
          <w:lang w:eastAsia="zh-CN"/>
        </w:rPr>
        <w:t>⾄</w:t>
      </w:r>
      <w:r w:rsidRPr="00E83E34">
        <w:rPr>
          <w:rFonts w:cs="宋体" w:hint="eastAsia"/>
          <w:lang w:eastAsia="zh-CN"/>
        </w:rPr>
        <w:t>不激活基于</w:t>
      </w:r>
      <w:r w:rsidRPr="00E83E34">
        <w:rPr>
          <w:rFonts w:ascii="微软雅黑" w:eastAsia="微软雅黑" w:hAnsi="微软雅黑" w:cs="微软雅黑" w:hint="eastAsia"/>
          <w:lang w:eastAsia="zh-CN"/>
        </w:rPr>
        <w:t>⼿</w:t>
      </w:r>
      <w:r w:rsidRPr="00E83E34">
        <w:rPr>
          <w:rFonts w:cs="宋体" w:hint="eastAsia"/>
          <w:lang w:eastAsia="zh-CN"/>
        </w:rPr>
        <w:t>腕的</w:t>
      </w:r>
      <w:r w:rsidRPr="00E83E34">
        <w:rPr>
          <w:rFonts w:cs="宋体" w:hint="cs"/>
          <w:lang w:eastAsia="zh-CN"/>
        </w:rPr>
        <w:t>监测</w:t>
      </w:r>
      <w:r w:rsidRPr="00E83E34">
        <w:rPr>
          <w:rFonts w:cs="宋体" w:hint="eastAsia"/>
          <w:lang w:eastAsia="zh-CN"/>
        </w:rPr>
        <w:t>设备</w:t>
      </w:r>
      <w:r w:rsidRPr="00E83E34">
        <w:rPr>
          <w:lang w:eastAsia="zh-CN"/>
        </w:rPr>
        <w:t xml:space="preserve"> [k]</w:t>
      </w:r>
      <w:r w:rsidRPr="00E83E34">
        <w:rPr>
          <w:rFonts w:hint="eastAsia"/>
          <w:lang w:eastAsia="zh-CN"/>
        </w:rPr>
        <w:t>。因此，系统在初始设置、连接和操作程序</w:t>
      </w:r>
      <w:r w:rsidRPr="00E83E34">
        <w:rPr>
          <w:rFonts w:ascii="微软雅黑" w:eastAsia="微软雅黑" w:hAnsi="微软雅黑" w:cs="微软雅黑" w:hint="eastAsia"/>
          <w:lang w:eastAsia="zh-CN"/>
        </w:rPr>
        <w:t>⽅⾯</w:t>
      </w:r>
      <w:r w:rsidRPr="00E83E34">
        <w:rPr>
          <w:rFonts w:cs="宋体" w:hint="eastAsia"/>
          <w:lang w:eastAsia="zh-CN"/>
        </w:rPr>
        <w:t>必须是</w:t>
      </w:r>
      <w:r w:rsidRPr="00E83E34">
        <w:rPr>
          <w:rFonts w:ascii="微软雅黑" w:eastAsia="微软雅黑" w:hAnsi="微软雅黑" w:cs="微软雅黑" w:hint="eastAsia"/>
          <w:lang w:eastAsia="zh-CN"/>
        </w:rPr>
        <w:t>⽤⼾</w:t>
      </w:r>
      <w:r w:rsidRPr="00E83E34">
        <w:rPr>
          <w:rFonts w:cs="宋体" w:hint="eastAsia"/>
          <w:lang w:eastAsia="zh-CN"/>
        </w:rPr>
        <w:t>友好的。或者需要</w:t>
      </w:r>
      <w:r w:rsidRPr="00E83E34">
        <w:rPr>
          <w:rFonts w:ascii="微软雅黑" w:eastAsia="微软雅黑" w:hAnsi="微软雅黑" w:cs="微软雅黑" w:hint="eastAsia"/>
          <w:lang w:eastAsia="zh-CN"/>
        </w:rPr>
        <w:t>⼀</w:t>
      </w:r>
      <w:r w:rsidRPr="00E83E34">
        <w:rPr>
          <w:rFonts w:cs="宋体" w:hint="eastAsia"/>
          <w:lang w:eastAsia="zh-CN"/>
        </w:rPr>
        <w:t>种以被动</w:t>
      </w:r>
      <w:r w:rsidRPr="00E83E34">
        <w:rPr>
          <w:rFonts w:ascii="微软雅黑" w:eastAsia="微软雅黑" w:hAnsi="微软雅黑" w:cs="微软雅黑" w:hint="eastAsia"/>
          <w:lang w:eastAsia="zh-CN"/>
        </w:rPr>
        <w:t>⽅</w:t>
      </w:r>
      <w:r w:rsidRPr="00E83E34">
        <w:rPr>
          <w:rFonts w:cs="宋体" w:hint="eastAsia"/>
          <w:lang w:eastAsia="zh-CN"/>
        </w:rPr>
        <w:t>式收集数据、不需要患者太多操作技巧的可靠客观监测方式</w:t>
      </w:r>
      <w:r w:rsidRPr="00E83E34">
        <w:rPr>
          <w:lang w:eastAsia="zh-CN"/>
        </w:rPr>
        <w:t>[h]</w:t>
      </w:r>
      <w:r w:rsidRPr="00E83E34">
        <w:rPr>
          <w:rFonts w:hint="eastAsia"/>
          <w:lang w:eastAsia="zh-CN"/>
        </w:rPr>
        <w:t>。</w:t>
      </w:r>
    </w:p>
    <w:p w14:paraId="1267B673" w14:textId="5AFF0773" w:rsidR="00845277" w:rsidRPr="00E83E34" w:rsidRDefault="00E83E34" w:rsidP="00E83E34">
      <w:pPr>
        <w:pStyle w:val="a3"/>
        <w:spacing w:beforeLines="180" w:before="432" w:line="317" w:lineRule="auto"/>
        <w:ind w:left="153" w:firstLine="482"/>
        <w:jc w:val="both"/>
        <w:rPr>
          <w:lang w:eastAsia="zh-CN"/>
        </w:rPr>
      </w:pPr>
      <w:r w:rsidRPr="00E83E34">
        <w:rPr>
          <w:rFonts w:hint="eastAsia"/>
          <w:lang w:eastAsia="zh-CN"/>
        </w:rPr>
        <w:t>在分析以及确定干预措施方面，许多研究发现软件和基于计算机的决策辅助或预警工具可以起到积极的作用</w:t>
      </w:r>
      <w:r w:rsidRPr="00E83E34">
        <w:rPr>
          <w:lang w:eastAsia="zh-CN"/>
        </w:rPr>
        <w:t>[b]</w:t>
      </w:r>
      <w:r w:rsidRPr="00E83E34">
        <w:rPr>
          <w:rFonts w:hint="eastAsia"/>
          <w:lang w:eastAsia="zh-CN"/>
        </w:rPr>
        <w:t>。对于用户来说，这些工具与支持系统的目的不是做出明确的诊断或提出治疗方法，而是决定是否进一步寻求医疗协助或者提醒患者关于自身的健康风险。</w:t>
      </w:r>
    </w:p>
    <w:p w14:paraId="1213E8AA" w14:textId="77777777" w:rsidR="004B7F55" w:rsidRDefault="004B7F55">
      <w:pPr>
        <w:spacing w:before="18" w:line="280" w:lineRule="exact"/>
        <w:rPr>
          <w:sz w:val="28"/>
          <w:szCs w:val="28"/>
          <w:lang w:eastAsia="zh-CN"/>
        </w:rPr>
      </w:pPr>
    </w:p>
    <w:p w14:paraId="24C32B43" w14:textId="39112C4F" w:rsidR="004B7F55" w:rsidRDefault="004B7F55">
      <w:pPr>
        <w:spacing w:before="7" w:line="110" w:lineRule="exact"/>
        <w:rPr>
          <w:sz w:val="11"/>
          <w:szCs w:val="11"/>
          <w:lang w:eastAsia="zh-CN"/>
        </w:rPr>
      </w:pPr>
    </w:p>
    <w:p w14:paraId="62DDB3BB" w14:textId="6E44FADA" w:rsidR="00830162" w:rsidRDefault="00830162">
      <w:pPr>
        <w:spacing w:before="7" w:line="110" w:lineRule="exact"/>
        <w:rPr>
          <w:sz w:val="11"/>
          <w:szCs w:val="11"/>
          <w:lang w:eastAsia="zh-CN"/>
        </w:rPr>
      </w:pPr>
    </w:p>
    <w:p w14:paraId="675868F1" w14:textId="45BEC72F" w:rsidR="00830162" w:rsidRDefault="00830162">
      <w:pPr>
        <w:spacing w:before="7" w:line="110" w:lineRule="exact"/>
        <w:rPr>
          <w:sz w:val="11"/>
          <w:szCs w:val="11"/>
          <w:lang w:eastAsia="zh-CN"/>
        </w:rPr>
      </w:pPr>
    </w:p>
    <w:p w14:paraId="42EC238D" w14:textId="781CAB04" w:rsidR="00830162" w:rsidRDefault="00830162">
      <w:pPr>
        <w:spacing w:before="7" w:line="110" w:lineRule="exact"/>
        <w:rPr>
          <w:sz w:val="11"/>
          <w:szCs w:val="11"/>
          <w:lang w:eastAsia="zh-CN"/>
        </w:rPr>
      </w:pPr>
    </w:p>
    <w:p w14:paraId="7ED9ADA3" w14:textId="7FE749B6" w:rsidR="00830162" w:rsidRDefault="00830162">
      <w:pPr>
        <w:spacing w:before="7" w:line="110" w:lineRule="exact"/>
        <w:rPr>
          <w:sz w:val="11"/>
          <w:szCs w:val="11"/>
          <w:lang w:eastAsia="zh-CN"/>
        </w:rPr>
      </w:pPr>
    </w:p>
    <w:p w14:paraId="6703C2ED" w14:textId="1659E906" w:rsidR="00830162" w:rsidRDefault="00830162">
      <w:pPr>
        <w:spacing w:before="7" w:line="110" w:lineRule="exact"/>
        <w:rPr>
          <w:sz w:val="11"/>
          <w:szCs w:val="11"/>
          <w:lang w:eastAsia="zh-CN"/>
        </w:rPr>
      </w:pPr>
    </w:p>
    <w:p w14:paraId="124D4660" w14:textId="39919762" w:rsidR="00830162" w:rsidRDefault="00830162">
      <w:pPr>
        <w:spacing w:before="7" w:line="110" w:lineRule="exact"/>
        <w:rPr>
          <w:sz w:val="11"/>
          <w:szCs w:val="11"/>
          <w:lang w:eastAsia="zh-CN"/>
        </w:rPr>
      </w:pPr>
    </w:p>
    <w:p w14:paraId="21696185" w14:textId="2EB84974" w:rsidR="00830162" w:rsidRDefault="00830162">
      <w:pPr>
        <w:spacing w:before="7" w:line="110" w:lineRule="exact"/>
        <w:rPr>
          <w:sz w:val="11"/>
          <w:szCs w:val="11"/>
          <w:lang w:eastAsia="zh-CN"/>
        </w:rPr>
      </w:pPr>
    </w:p>
    <w:p w14:paraId="6EE6BDAE" w14:textId="2507B48C" w:rsidR="0048661F" w:rsidRDefault="0048661F">
      <w:pPr>
        <w:spacing w:before="7" w:line="110" w:lineRule="exact"/>
        <w:rPr>
          <w:sz w:val="11"/>
          <w:szCs w:val="11"/>
          <w:lang w:eastAsia="zh-CN"/>
        </w:rPr>
      </w:pPr>
    </w:p>
    <w:p w14:paraId="33A62DE9" w14:textId="093C0F53" w:rsidR="0048661F" w:rsidRDefault="0048661F">
      <w:pPr>
        <w:spacing w:before="7" w:line="110" w:lineRule="exact"/>
        <w:rPr>
          <w:sz w:val="11"/>
          <w:szCs w:val="11"/>
          <w:lang w:eastAsia="zh-CN"/>
        </w:rPr>
      </w:pPr>
    </w:p>
    <w:p w14:paraId="6024A829" w14:textId="795411E5" w:rsidR="0048661F" w:rsidRDefault="0048661F">
      <w:pPr>
        <w:rPr>
          <w:sz w:val="11"/>
          <w:szCs w:val="11"/>
          <w:lang w:eastAsia="zh-CN"/>
        </w:rPr>
      </w:pPr>
      <w:r>
        <w:rPr>
          <w:sz w:val="11"/>
          <w:szCs w:val="11"/>
          <w:lang w:eastAsia="zh-CN"/>
        </w:rPr>
        <w:br w:type="page"/>
      </w:r>
    </w:p>
    <w:p w14:paraId="5D69D939" w14:textId="77777777" w:rsidR="004B7F55" w:rsidRDefault="00000000">
      <w:pPr>
        <w:ind w:left="154"/>
        <w:rPr>
          <w:rFonts w:ascii="宋体" w:eastAsia="宋体" w:hAnsi="宋体" w:cs="宋体"/>
          <w:sz w:val="30"/>
          <w:szCs w:val="30"/>
          <w:lang w:eastAsia="zh-CN"/>
        </w:rPr>
      </w:pPr>
      <w:r>
        <w:rPr>
          <w:rFonts w:ascii="Times New Roman" w:eastAsia="Times New Roman" w:hAnsi="Times New Roman" w:cs="Times New Roman"/>
          <w:b/>
          <w:bCs/>
          <w:sz w:val="30"/>
          <w:szCs w:val="30"/>
          <w:lang w:eastAsia="zh-CN"/>
        </w:rPr>
        <w:lastRenderedPageBreak/>
        <w:t xml:space="preserve">1.3 </w:t>
      </w:r>
      <w:r>
        <w:rPr>
          <w:rFonts w:ascii="宋体" w:eastAsia="宋体" w:hAnsi="宋体" w:cs="宋体"/>
          <w:spacing w:val="1"/>
          <w:sz w:val="30"/>
          <w:szCs w:val="30"/>
          <w:lang w:eastAsia="zh-CN"/>
        </w:rPr>
        <w:t>本文研究内容</w:t>
      </w:r>
    </w:p>
    <w:p w14:paraId="6B50FACF" w14:textId="3F73BA75" w:rsidR="00143886" w:rsidRPr="004E5640" w:rsidRDefault="004E5640" w:rsidP="004E5640">
      <w:pPr>
        <w:spacing w:beforeLines="180" w:before="432" w:line="317" w:lineRule="auto"/>
        <w:ind w:leftChars="27" w:left="59" w:firstLineChars="185" w:firstLine="444"/>
        <w:jc w:val="both"/>
        <w:rPr>
          <w:rFonts w:ascii="宋体" w:eastAsia="宋体" w:hAnsi="宋体"/>
          <w:sz w:val="24"/>
          <w:szCs w:val="24"/>
          <w:lang w:eastAsia="zh-TW"/>
        </w:rPr>
      </w:pPr>
      <w:r w:rsidRPr="004E5640">
        <w:rPr>
          <w:rFonts w:ascii="宋体" w:eastAsia="宋体" w:hAnsi="宋体" w:hint="eastAsia"/>
          <w:sz w:val="24"/>
          <w:szCs w:val="24"/>
          <w:lang w:eastAsia="zh-CN"/>
        </w:rPr>
        <w:t>本文主要研究</w:t>
      </w:r>
      <w:r w:rsidRPr="004E5640">
        <w:rPr>
          <w:rFonts w:ascii="微软雅黑" w:eastAsia="微软雅黑" w:hAnsi="微软雅黑" w:cs="微软雅黑" w:hint="eastAsia"/>
          <w:sz w:val="24"/>
          <w:szCs w:val="24"/>
          <w:lang w:eastAsia="zh-CN"/>
        </w:rPr>
        <w:t>⽬</w:t>
      </w:r>
      <w:r w:rsidRPr="004E5640">
        <w:rPr>
          <w:rFonts w:ascii="宋体" w:eastAsia="宋体" w:hAnsi="宋体" w:cs="宋体" w:hint="eastAsia"/>
          <w:sz w:val="24"/>
          <w:szCs w:val="24"/>
          <w:lang w:eastAsia="zh-CN"/>
        </w:rPr>
        <w:t>标是设计和创建</w:t>
      </w:r>
      <w:r w:rsidRPr="004E5640">
        <w:rPr>
          <w:rFonts w:ascii="微软雅黑" w:eastAsia="微软雅黑" w:hAnsi="微软雅黑" w:cs="微软雅黑" w:hint="eastAsia"/>
          <w:sz w:val="24"/>
          <w:szCs w:val="24"/>
          <w:lang w:eastAsia="zh-CN"/>
        </w:rPr>
        <w:t>⼀</w:t>
      </w:r>
      <w:r w:rsidRPr="004E5640">
        <w:rPr>
          <w:rFonts w:ascii="宋体" w:eastAsia="宋体" w:hAnsi="宋体" w:cs="宋体" w:hint="eastAsia"/>
          <w:sz w:val="24"/>
          <w:szCs w:val="24"/>
          <w:lang w:eastAsia="zh-CN"/>
        </w:rPr>
        <w:t>个基于便携式集成设备和快速集成之卷积分析模型的呼吸道疾病早期识别系统。</w:t>
      </w:r>
      <w:r w:rsidRPr="004E5640">
        <w:rPr>
          <w:rFonts w:ascii="宋体" w:eastAsia="宋体" w:hAnsi="宋体" w:hint="eastAsia"/>
          <w:sz w:val="24"/>
          <w:szCs w:val="24"/>
          <w:lang w:eastAsia="zh-CN"/>
        </w:rPr>
        <w:t>主要组件包括一个血氧咳嗽音分析仪的设计和制造，以获得连续的血氧饱和度数值以及录制呼吸与咳嗽的生理监测数据，一个透过机器学习和信号处理技术建立的咳嗽音检测及分类的算法模型，一个网页的软件来为</w:t>
      </w:r>
      <w:r w:rsidRPr="004E5640">
        <w:rPr>
          <w:rFonts w:ascii="微软雅黑" w:eastAsia="微软雅黑" w:hAnsi="微软雅黑" w:cs="微软雅黑" w:hint="eastAsia"/>
          <w:sz w:val="24"/>
          <w:szCs w:val="24"/>
          <w:lang w:eastAsia="zh-CN"/>
        </w:rPr>
        <w:t>⽤⼾</w:t>
      </w:r>
      <w:r w:rsidRPr="004E5640">
        <w:rPr>
          <w:rFonts w:ascii="宋体" w:eastAsia="宋体" w:hAnsi="宋体" w:cs="宋体" w:hint="eastAsia"/>
          <w:sz w:val="24"/>
          <w:szCs w:val="24"/>
          <w:lang w:eastAsia="zh-CN"/>
        </w:rPr>
        <w:t>提供关键信息，包括收集患者的基础呼吸道风险基线数据</w:t>
      </w:r>
      <w:r w:rsidRPr="004E5640">
        <w:rPr>
          <w:rFonts w:ascii="宋体" w:eastAsia="宋体" w:hAnsi="宋体" w:cs="宋体"/>
          <w:sz w:val="24"/>
          <w:szCs w:val="24"/>
          <w:lang w:eastAsia="zh-CN"/>
        </w:rPr>
        <w:t xml:space="preserve"> (COPD-SQ</w:t>
      </w:r>
      <w:r w:rsidRPr="004E5640">
        <w:rPr>
          <w:rFonts w:ascii="宋体" w:eastAsia="宋体" w:hAnsi="宋体" w:cs="宋体" w:hint="eastAsia"/>
          <w:sz w:val="24"/>
          <w:szCs w:val="24"/>
          <w:lang w:eastAsia="zh-CN"/>
        </w:rPr>
        <w:t>问卷，</w:t>
      </w:r>
      <w:r w:rsidRPr="004E5640">
        <w:rPr>
          <w:rFonts w:ascii="宋体" w:eastAsia="宋体" w:hAnsi="宋体" w:cs="宋体"/>
          <w:sz w:val="24"/>
          <w:szCs w:val="24"/>
          <w:lang w:eastAsia="zh-CN"/>
        </w:rPr>
        <w:t>COPD-SQ</w:t>
      </w:r>
      <w:r w:rsidRPr="004E5640">
        <w:rPr>
          <w:rFonts w:ascii="宋体" w:eastAsia="宋体" w:hAnsi="宋体" w:cs="宋体" w:hint="eastAsia"/>
          <w:sz w:val="24"/>
          <w:szCs w:val="24"/>
          <w:lang w:eastAsia="zh-CN"/>
        </w:rPr>
        <w:t>是在中国人群中改良验证的筛查问卷</w:t>
      </w:r>
      <w:r w:rsidRPr="004E5640">
        <w:rPr>
          <w:rFonts w:ascii="宋体" w:eastAsia="宋体" w:hAnsi="宋体" w:cs="宋体"/>
          <w:sz w:val="24"/>
          <w:szCs w:val="24"/>
          <w:lang w:eastAsia="zh-CN"/>
        </w:rPr>
        <w:t xml:space="preserve"> [q])</w:t>
      </w:r>
      <w:r w:rsidRPr="004E5640">
        <w:rPr>
          <w:rFonts w:ascii="宋体" w:eastAsia="宋体" w:hAnsi="宋体" w:cs="宋体" w:hint="eastAsia"/>
          <w:sz w:val="24"/>
          <w:szCs w:val="24"/>
          <w:lang w:eastAsia="zh-CN"/>
        </w:rPr>
        <w:t>、长期的血氧饱和度、咳嗽音的变化以及呼吸道疾病的早期识别信息。</w:t>
      </w:r>
    </w:p>
    <w:p w14:paraId="4DF914D0" w14:textId="02F77D20" w:rsidR="00143886" w:rsidRPr="004E5640" w:rsidRDefault="004E5640" w:rsidP="004E5640">
      <w:pPr>
        <w:spacing w:beforeLines="180" w:before="432" w:line="317" w:lineRule="auto"/>
        <w:ind w:leftChars="27" w:left="59" w:firstLineChars="85" w:firstLine="204"/>
        <w:jc w:val="both"/>
        <w:rPr>
          <w:rFonts w:ascii="宋体" w:eastAsia="宋体" w:hAnsi="宋体"/>
          <w:sz w:val="24"/>
          <w:szCs w:val="24"/>
          <w:lang w:eastAsia="zh-CN"/>
        </w:rPr>
      </w:pPr>
      <w:r w:rsidRPr="004E5640">
        <w:rPr>
          <w:rFonts w:ascii="宋体" w:eastAsia="宋体" w:hAnsi="宋体" w:hint="eastAsia"/>
          <w:sz w:val="24"/>
          <w:szCs w:val="24"/>
          <w:lang w:eastAsia="zh-CN"/>
        </w:rPr>
        <w:t>为了保证数据的质量，避免过多的错误预警并确保数据可以提供将来医疗专业人士做参考，我们没有采取直接在智能手机上采集而是另行设计边携式的集成设备，系统本身可</w:t>
      </w:r>
      <w:r w:rsidRPr="004E5640">
        <w:rPr>
          <w:rFonts w:ascii="微软雅黑" w:eastAsia="微软雅黑" w:hAnsi="微软雅黑" w:cs="微软雅黑" w:hint="eastAsia"/>
          <w:sz w:val="24"/>
          <w:szCs w:val="24"/>
          <w:lang w:eastAsia="zh-CN"/>
        </w:rPr>
        <w:t>⽀</w:t>
      </w:r>
      <w:r w:rsidRPr="004E5640">
        <w:rPr>
          <w:rFonts w:ascii="宋体" w:eastAsia="宋体" w:hAnsi="宋体" w:cs="宋体" w:hint="eastAsia"/>
          <w:sz w:val="24"/>
          <w:szCs w:val="24"/>
          <w:lang w:eastAsia="zh-CN"/>
        </w:rPr>
        <w:t>持对各种</w:t>
      </w:r>
      <w:r w:rsidRPr="004E5640">
        <w:rPr>
          <w:rFonts w:ascii="宋体" w:eastAsia="宋体" w:hAnsi="宋体" w:cs="微软雅黑" w:hint="eastAsia"/>
          <w:sz w:val="24"/>
          <w:szCs w:val="24"/>
          <w:lang w:eastAsia="zh-CN"/>
        </w:rPr>
        <w:t>呼吸道</w:t>
      </w:r>
      <w:r w:rsidRPr="004E5640">
        <w:rPr>
          <w:rFonts w:ascii="宋体" w:eastAsia="宋体" w:hAnsi="宋体" w:cs="宋体" w:hint="eastAsia"/>
          <w:sz w:val="24"/>
          <w:szCs w:val="24"/>
          <w:lang w:eastAsia="zh-CN"/>
        </w:rPr>
        <w:t>疾病的有效管理，用户透过</w:t>
      </w:r>
      <w:r w:rsidRPr="004E5640">
        <w:rPr>
          <w:rFonts w:ascii="宋体" w:eastAsia="宋体" w:hAnsi="宋体" w:hint="eastAsia"/>
          <w:sz w:val="24"/>
          <w:szCs w:val="24"/>
          <w:lang w:eastAsia="zh-CN"/>
        </w:rPr>
        <w:t>收集和跟踪</w:t>
      </w:r>
      <w:r w:rsidRPr="004E5640">
        <w:rPr>
          <w:rFonts w:ascii="微软雅黑" w:eastAsia="微软雅黑" w:hAnsi="微软雅黑" w:cs="微软雅黑" w:hint="eastAsia"/>
          <w:sz w:val="24"/>
          <w:szCs w:val="24"/>
          <w:lang w:eastAsia="zh-CN"/>
        </w:rPr>
        <w:t>⾃⼰</w:t>
      </w:r>
      <w:r w:rsidRPr="004E5640">
        <w:rPr>
          <w:rFonts w:ascii="宋体" w:eastAsia="宋体" w:hAnsi="宋体" w:cs="宋体" w:hint="eastAsia"/>
          <w:sz w:val="24"/>
          <w:szCs w:val="24"/>
          <w:lang w:eastAsia="zh-CN"/>
        </w:rPr>
        <w:t>的数据，</w:t>
      </w:r>
      <w:r w:rsidRPr="004E5640">
        <w:rPr>
          <w:rFonts w:ascii="宋体" w:eastAsia="宋体" w:hAnsi="宋体" w:hint="eastAsia"/>
          <w:sz w:val="24"/>
          <w:szCs w:val="24"/>
          <w:lang w:eastAsia="zh-CN"/>
        </w:rPr>
        <w:t>可以更好地意识到他们的生命体征，有助于提高整体生活质量。数据与分析结果也可以</w:t>
      </w:r>
      <w:r w:rsidRPr="004E5640">
        <w:rPr>
          <w:rFonts w:ascii="宋体" w:eastAsia="宋体" w:hAnsi="宋体" w:cs="宋体" w:hint="eastAsia"/>
          <w:sz w:val="24"/>
          <w:szCs w:val="24"/>
          <w:lang w:eastAsia="zh-CN"/>
        </w:rPr>
        <w:t>为</w:t>
      </w:r>
      <w:r w:rsidRPr="004E5640">
        <w:rPr>
          <w:rFonts w:ascii="微软雅黑" w:eastAsia="微软雅黑" w:hAnsi="微软雅黑" w:cs="微软雅黑" w:hint="eastAsia"/>
          <w:sz w:val="24"/>
          <w:szCs w:val="24"/>
          <w:lang w:eastAsia="zh-CN"/>
        </w:rPr>
        <w:t>⻔</w:t>
      </w:r>
      <w:r w:rsidRPr="004E5640">
        <w:rPr>
          <w:rFonts w:ascii="宋体" w:eastAsia="宋体" w:hAnsi="宋体" w:cs="宋体" w:hint="eastAsia"/>
          <w:sz w:val="24"/>
          <w:szCs w:val="24"/>
          <w:lang w:eastAsia="zh-CN"/>
        </w:rPr>
        <w:t>诊或远程医疗就诊提供信息，并增加与医疗保健</w:t>
      </w:r>
      <w:r w:rsidRPr="004E5640">
        <w:rPr>
          <w:rFonts w:ascii="宋体" w:eastAsia="宋体" w:hAnsi="宋体" w:hint="eastAsia"/>
          <w:sz w:val="24"/>
          <w:szCs w:val="24"/>
          <w:lang w:eastAsia="zh-CN"/>
        </w:rPr>
        <w:t>提供者的沟通，实时有效的医疗干预</w:t>
      </w:r>
      <w:r w:rsidRPr="004E5640">
        <w:rPr>
          <w:rFonts w:ascii="宋体" w:eastAsia="宋体" w:hAnsi="宋体" w:cs="宋体" w:hint="eastAsia"/>
          <w:sz w:val="24"/>
          <w:szCs w:val="24"/>
          <w:lang w:eastAsia="zh-CN"/>
        </w:rPr>
        <w:t>可能降低发病率和住院</w:t>
      </w:r>
      <w:r w:rsidRPr="004E5640">
        <w:rPr>
          <w:rFonts w:ascii="微软雅黑" w:eastAsia="微软雅黑" w:hAnsi="微软雅黑" w:cs="微软雅黑" w:hint="eastAsia"/>
          <w:sz w:val="24"/>
          <w:szCs w:val="24"/>
          <w:lang w:eastAsia="zh-CN"/>
        </w:rPr>
        <w:t>⻛</w:t>
      </w:r>
      <w:r w:rsidRPr="004E5640">
        <w:rPr>
          <w:rFonts w:ascii="宋体" w:eastAsia="宋体" w:hAnsi="宋体" w:cs="宋体" w:hint="eastAsia"/>
          <w:sz w:val="24"/>
          <w:szCs w:val="24"/>
          <w:lang w:eastAsia="zh-CN"/>
        </w:rPr>
        <w:t>险。</w:t>
      </w:r>
    </w:p>
    <w:p w14:paraId="39F363F6" w14:textId="4251A823" w:rsidR="00143886" w:rsidRPr="004E5640" w:rsidRDefault="004E5640" w:rsidP="004E5640">
      <w:pPr>
        <w:pStyle w:val="a3"/>
        <w:spacing w:beforeLines="180" w:before="432" w:line="317" w:lineRule="auto"/>
        <w:ind w:leftChars="27" w:left="59" w:firstLineChars="85" w:firstLine="204"/>
        <w:jc w:val="both"/>
        <w:rPr>
          <w:lang w:eastAsia="zh-CN"/>
        </w:rPr>
      </w:pPr>
      <w:r w:rsidRPr="004E5640">
        <w:rPr>
          <w:lang w:eastAsia="zh-CN"/>
        </w:rPr>
        <w:t xml:space="preserve">   </w:t>
      </w:r>
      <w:r w:rsidRPr="004E5640">
        <w:rPr>
          <w:rFonts w:hint="eastAsia"/>
          <w:lang w:eastAsia="zh-CN"/>
        </w:rPr>
        <w:t>本文主要创新点：</w:t>
      </w:r>
    </w:p>
    <w:p w14:paraId="494EB579" w14:textId="344AB53B" w:rsidR="00143886" w:rsidRDefault="004E5640" w:rsidP="00276364">
      <w:pPr>
        <w:pStyle w:val="a3"/>
        <w:numPr>
          <w:ilvl w:val="0"/>
          <w:numId w:val="10"/>
        </w:numPr>
        <w:spacing w:beforeLines="180" w:before="432" w:line="317" w:lineRule="auto"/>
        <w:jc w:val="both"/>
        <w:rPr>
          <w:ins w:id="1" w:author="朱 威" w:date="2022-10-25T22:28:00Z"/>
          <w:rFonts w:cs="宋体"/>
          <w:lang w:eastAsia="zh-CN"/>
        </w:rPr>
        <w:pPrChange w:id="2" w:author="朱 威" w:date="2022-10-25T22:28:00Z">
          <w:pPr>
            <w:pStyle w:val="a3"/>
            <w:spacing w:beforeLines="180" w:before="432" w:line="317" w:lineRule="auto"/>
            <w:ind w:leftChars="27" w:left="59" w:firstLineChars="85" w:firstLine="204"/>
            <w:jc w:val="both"/>
          </w:pPr>
        </w:pPrChange>
      </w:pPr>
      <w:del w:id="3" w:author="朱 威" w:date="2022-10-25T22:28:00Z">
        <w:r w:rsidRPr="004E5640" w:rsidDel="00276364">
          <w:rPr>
            <w:rFonts w:cs="Times New Roman"/>
            <w:lang w:eastAsia="zh-CN"/>
          </w:rPr>
          <w:delText>(1)</w:delText>
        </w:r>
      </w:del>
      <w:commentRangeStart w:id="4"/>
      <w:r w:rsidRPr="004E5640">
        <w:rPr>
          <w:rFonts w:cs="宋体" w:hint="eastAsia"/>
          <w:lang w:eastAsia="zh-CN"/>
        </w:rPr>
        <w:t>快速集成的方法来处理卷基网络模型集成，可以有效提升模型效果而不过度降低推理效率</w:t>
      </w:r>
      <w:commentRangeEnd w:id="4"/>
      <w:r w:rsidR="00276364">
        <w:rPr>
          <w:rStyle w:val="ac"/>
          <w:rFonts w:asciiTheme="minorHAnsi" w:eastAsiaTheme="minorEastAsia" w:hAnsiTheme="minorHAnsi"/>
        </w:rPr>
        <w:commentReference w:id="4"/>
      </w:r>
      <w:r w:rsidRPr="004E5640">
        <w:rPr>
          <w:rFonts w:cs="宋体" w:hint="eastAsia"/>
          <w:lang w:eastAsia="zh-CN"/>
        </w:rPr>
        <w:t>。</w:t>
      </w:r>
    </w:p>
    <w:p w14:paraId="5E350D43" w14:textId="4F2FF928" w:rsidR="00276364" w:rsidRDefault="00276364" w:rsidP="00276364">
      <w:pPr>
        <w:pStyle w:val="a3"/>
        <w:numPr>
          <w:ilvl w:val="0"/>
          <w:numId w:val="11"/>
        </w:numPr>
        <w:spacing w:beforeLines="180" w:before="432" w:line="317" w:lineRule="auto"/>
        <w:jc w:val="both"/>
        <w:rPr>
          <w:ins w:id="5" w:author="朱 威" w:date="2022-10-25T22:28:00Z"/>
          <w:lang w:eastAsia="zh-CN"/>
        </w:rPr>
        <w:pPrChange w:id="6" w:author="朱 威" w:date="2022-10-25T22:28:00Z">
          <w:pPr>
            <w:pStyle w:val="a3"/>
            <w:spacing w:beforeLines="180" w:before="432" w:line="317" w:lineRule="auto"/>
            <w:jc w:val="both"/>
          </w:pPr>
        </w:pPrChange>
      </w:pPr>
      <w:ins w:id="7" w:author="朱 威" w:date="2022-10-25T22:28:00Z">
        <w:r>
          <w:rPr>
            <w:rFonts w:hint="eastAsia"/>
            <w:lang w:eastAsia="zh-CN"/>
          </w:rPr>
          <w:t>本文采用了一种基于轻量级卷积网络</w:t>
        </w:r>
        <w:r>
          <w:rPr>
            <w:rFonts w:hint="eastAsia"/>
            <w:lang w:eastAsia="zh-CN"/>
          </w:rPr>
          <w:t>Mobile</w:t>
        </w:r>
        <w:r>
          <w:rPr>
            <w:lang w:eastAsia="zh-CN"/>
          </w:rPr>
          <w:t>N</w:t>
        </w:r>
        <w:r>
          <w:rPr>
            <w:rFonts w:hint="eastAsia"/>
            <w:lang w:eastAsia="zh-CN"/>
          </w:rPr>
          <w:t>et</w:t>
        </w:r>
        <w:r>
          <w:rPr>
            <w:rFonts w:hint="eastAsia"/>
            <w:lang w:eastAsia="zh-CN"/>
          </w:rPr>
          <w:t>的模型，在基于咳嗽音的肺部健康监测任务上获得了良好的表现，且模型可在C</w:t>
        </w:r>
        <w:r>
          <w:rPr>
            <w:lang w:eastAsia="zh-CN"/>
          </w:rPr>
          <w:t>PU</w:t>
        </w:r>
        <w:r>
          <w:rPr>
            <w:rFonts w:hint="eastAsia"/>
            <w:lang w:eastAsia="zh-CN"/>
          </w:rPr>
          <w:t>设备上进行部署。</w:t>
        </w:r>
      </w:ins>
    </w:p>
    <w:p w14:paraId="5175CC59" w14:textId="371A83B1" w:rsidR="00276364" w:rsidRPr="004E5640" w:rsidRDefault="00276364" w:rsidP="00276364">
      <w:pPr>
        <w:pStyle w:val="a3"/>
        <w:numPr>
          <w:ilvl w:val="0"/>
          <w:numId w:val="11"/>
        </w:numPr>
        <w:spacing w:beforeLines="180" w:before="432" w:line="317" w:lineRule="auto"/>
        <w:jc w:val="both"/>
        <w:rPr>
          <w:rFonts w:hint="eastAsia"/>
          <w:lang w:eastAsia="zh-CN"/>
        </w:rPr>
        <w:pPrChange w:id="8" w:author="朱 威" w:date="2022-10-25T22:28:00Z">
          <w:pPr>
            <w:pStyle w:val="a3"/>
            <w:spacing w:beforeLines="180" w:before="432" w:line="317" w:lineRule="auto"/>
            <w:ind w:leftChars="27" w:left="59" w:firstLineChars="85" w:firstLine="204"/>
            <w:jc w:val="both"/>
          </w:pPr>
        </w:pPrChange>
      </w:pPr>
      <w:ins w:id="9" w:author="朱 威" w:date="2022-10-25T22:28:00Z">
        <w:r>
          <w:rPr>
            <w:rFonts w:hint="eastAsia"/>
            <w:lang w:eastAsia="zh-CN"/>
          </w:rPr>
          <w:t>本文采用了一种创新的快速集成方法，加强了</w:t>
        </w:r>
      </w:ins>
      <w:ins w:id="10" w:author="朱 威" w:date="2022-10-25T22:29:00Z">
        <w:r>
          <w:rPr>
            <w:rFonts w:hint="eastAsia"/>
            <w:lang w:eastAsia="zh-CN"/>
          </w:rPr>
          <w:t>卷积网络</w:t>
        </w:r>
        <w:r>
          <w:rPr>
            <w:rFonts w:hint="eastAsia"/>
            <w:lang w:eastAsia="zh-CN"/>
          </w:rPr>
          <w:t>在推理中的准确率，而不显著增加计算复杂度。</w:t>
        </w:r>
      </w:ins>
    </w:p>
    <w:p w14:paraId="6B94CC61" w14:textId="5F32A0F4" w:rsidR="00143886" w:rsidRPr="004E5640" w:rsidRDefault="004E5640" w:rsidP="004E5640">
      <w:pPr>
        <w:pStyle w:val="a3"/>
        <w:spacing w:beforeLines="180" w:before="432" w:line="317" w:lineRule="auto"/>
        <w:ind w:leftChars="27" w:left="59" w:firstLineChars="85" w:firstLine="204"/>
        <w:jc w:val="both"/>
        <w:rPr>
          <w:lang w:eastAsia="zh-CN"/>
        </w:rPr>
      </w:pPr>
      <w:r w:rsidRPr="004E5640">
        <w:rPr>
          <w:rFonts w:cs="Times New Roman"/>
          <w:lang w:eastAsia="zh-CN"/>
        </w:rPr>
        <w:t>(2)</w:t>
      </w:r>
      <w:r w:rsidRPr="004E5640">
        <w:rPr>
          <w:rFonts w:hint="eastAsia"/>
          <w:spacing w:val="-1"/>
          <w:lang w:eastAsia="zh-CN"/>
        </w:rPr>
        <w:t>同时监测筛查问卷数值、血氧饱和度以及咳嗽音等多维度数据，减少呼吸道疾病早期风险识别漏判机率，并且为往后进一步研究奠定数据基础。</w:t>
      </w:r>
    </w:p>
    <w:p w14:paraId="1A72DFB9" w14:textId="351731CA" w:rsidR="00143886" w:rsidRPr="00143886" w:rsidRDefault="00143886" w:rsidP="00143886">
      <w:pPr>
        <w:spacing w:line="301" w:lineRule="auto"/>
        <w:jc w:val="both"/>
        <w:rPr>
          <w:rFonts w:eastAsia="PMingLiU"/>
          <w:lang w:eastAsia="zh-CN"/>
        </w:rPr>
        <w:sectPr w:rsidR="00143886" w:rsidRPr="00143886" w:rsidSect="00E90127">
          <w:headerReference w:type="default" r:id="rId15"/>
          <w:footerReference w:type="default" r:id="rId16"/>
          <w:pgSz w:w="11905" w:h="16840"/>
          <w:pgMar w:top="1100" w:right="900" w:bottom="1180" w:left="980" w:header="877" w:footer="982" w:gutter="0"/>
          <w:pgNumType w:start="1"/>
          <w:cols w:space="720"/>
        </w:sectPr>
      </w:pPr>
    </w:p>
    <w:p w14:paraId="66CF8774" w14:textId="77777777" w:rsidR="001B0749" w:rsidRDefault="001B0749">
      <w:pPr>
        <w:rPr>
          <w:rFonts w:ascii="宋体" w:eastAsia="宋体" w:hAnsi="宋体" w:cs="宋体"/>
          <w:spacing w:val="1"/>
          <w:sz w:val="36"/>
          <w:szCs w:val="36"/>
          <w:lang w:eastAsia="zh-CN"/>
        </w:rPr>
      </w:pPr>
      <w:r>
        <w:rPr>
          <w:rFonts w:ascii="宋体" w:eastAsia="宋体" w:hAnsi="宋体" w:cs="宋体"/>
          <w:spacing w:val="1"/>
          <w:sz w:val="36"/>
          <w:szCs w:val="36"/>
          <w:lang w:eastAsia="zh-CN"/>
        </w:rPr>
        <w:br w:type="page"/>
      </w:r>
    </w:p>
    <w:p w14:paraId="1340DFEA" w14:textId="6E8B086F" w:rsidR="004B7F55" w:rsidRDefault="00000000">
      <w:pPr>
        <w:spacing w:line="460" w:lineRule="exact"/>
        <w:ind w:right="78"/>
        <w:jc w:val="center"/>
        <w:rPr>
          <w:rFonts w:ascii="宋体" w:eastAsia="宋体" w:hAnsi="宋体" w:cs="宋体"/>
          <w:sz w:val="36"/>
          <w:szCs w:val="36"/>
          <w:lang w:eastAsia="zh-CN"/>
        </w:rPr>
      </w:pPr>
      <w:r>
        <w:rPr>
          <w:rFonts w:ascii="宋体" w:eastAsia="宋体" w:hAnsi="宋体" w:cs="宋体"/>
          <w:spacing w:val="1"/>
          <w:sz w:val="36"/>
          <w:szCs w:val="36"/>
          <w:lang w:eastAsia="zh-CN"/>
        </w:rPr>
        <w:lastRenderedPageBreak/>
        <w:t>第二</w:t>
      </w:r>
      <w:r>
        <w:rPr>
          <w:rFonts w:ascii="宋体" w:eastAsia="宋体" w:hAnsi="宋体" w:cs="宋体"/>
          <w:sz w:val="36"/>
          <w:szCs w:val="36"/>
          <w:lang w:eastAsia="zh-CN"/>
        </w:rPr>
        <w:t>章</w:t>
      </w:r>
      <w:r>
        <w:rPr>
          <w:rFonts w:ascii="宋体" w:eastAsia="宋体" w:hAnsi="宋体" w:cs="宋体"/>
          <w:spacing w:val="2"/>
          <w:sz w:val="36"/>
          <w:szCs w:val="36"/>
          <w:lang w:eastAsia="zh-CN"/>
        </w:rPr>
        <w:t xml:space="preserve"> </w:t>
      </w:r>
      <w:r w:rsidR="00E90127" w:rsidRPr="00E90127">
        <w:rPr>
          <w:rFonts w:ascii="宋体" w:eastAsia="宋体" w:hAnsi="宋体" w:cs="宋体" w:hint="eastAsia"/>
          <w:spacing w:val="1"/>
          <w:sz w:val="36"/>
          <w:szCs w:val="36"/>
          <w:lang w:eastAsia="zh-CN"/>
        </w:rPr>
        <w:t>硬件及功能设计</w:t>
      </w:r>
    </w:p>
    <w:p w14:paraId="3ADADE1D" w14:textId="77777777" w:rsidR="004B7F55" w:rsidRDefault="004B7F55">
      <w:pPr>
        <w:spacing w:before="6" w:line="120" w:lineRule="exact"/>
        <w:rPr>
          <w:sz w:val="12"/>
          <w:szCs w:val="12"/>
          <w:lang w:eastAsia="zh-CN"/>
        </w:rPr>
      </w:pPr>
    </w:p>
    <w:p w14:paraId="712E2156" w14:textId="52C14A22" w:rsidR="00EF06F2" w:rsidRDefault="00EF06F2" w:rsidP="00D656CE">
      <w:pPr>
        <w:pStyle w:val="a3"/>
        <w:spacing w:beforeLines="180" w:before="432" w:line="317" w:lineRule="auto"/>
        <w:ind w:left="153" w:right="232" w:firstLine="482"/>
        <w:jc w:val="both"/>
        <w:rPr>
          <w:lang w:eastAsia="zh-CN"/>
        </w:rPr>
      </w:pPr>
      <w:r>
        <w:rPr>
          <w:rFonts w:hint="eastAsia"/>
          <w:lang w:eastAsia="zh-CN"/>
        </w:rPr>
        <w:t>需要通过一套便携紧凑的硬件设备，在有潜在呼吸系统疾病人群中，对血氧+咳嗽音数据进行实时采集和提取，以便系统结合病史调查、以及基于深度学习技术的咳嗽音呼吸系统疾病识别模型，达到对呼吸系统疾病风险的初步识别和预判。</w:t>
      </w:r>
    </w:p>
    <w:p w14:paraId="07869E56" w14:textId="11C1CC24" w:rsidR="004B7F55" w:rsidRDefault="00EF06F2" w:rsidP="00D656CE">
      <w:pPr>
        <w:pStyle w:val="a3"/>
        <w:spacing w:beforeLines="180" w:before="432" w:line="317" w:lineRule="auto"/>
        <w:ind w:left="153" w:right="232" w:firstLine="482"/>
        <w:jc w:val="both"/>
        <w:rPr>
          <w:lang w:eastAsia="zh-CN"/>
        </w:rPr>
      </w:pPr>
      <w:r>
        <w:rPr>
          <w:rFonts w:hint="eastAsia"/>
          <w:lang w:eastAsia="zh-CN"/>
        </w:rPr>
        <w:t>数据采集硬件设备的设计的目标：1、方便携带、容易组装，结构紧凑。2、数据采集精细。3、血氧和咳嗽音的整合数据的易用性。经过对硬件结构原型的反复迭代。我们决定采用一套以Raspberry Pi为backbone的嵌入式的硬件框架，达到硬件系统的快速搭建和快速功能实现。</w:t>
      </w:r>
    </w:p>
    <w:p w14:paraId="5275003D" w14:textId="77777777" w:rsidR="004B7F55" w:rsidRDefault="004B7F55">
      <w:pPr>
        <w:spacing w:before="7" w:line="110" w:lineRule="exact"/>
        <w:rPr>
          <w:sz w:val="11"/>
          <w:szCs w:val="11"/>
          <w:lang w:eastAsia="zh-CN"/>
        </w:rPr>
      </w:pPr>
    </w:p>
    <w:p w14:paraId="6D970A6F" w14:textId="53957F41" w:rsidR="004B7F55" w:rsidRDefault="004B7F55">
      <w:pPr>
        <w:spacing w:line="200" w:lineRule="exact"/>
        <w:rPr>
          <w:sz w:val="20"/>
          <w:szCs w:val="20"/>
          <w:lang w:eastAsia="zh-CN"/>
        </w:rPr>
      </w:pPr>
    </w:p>
    <w:p w14:paraId="293FB835" w14:textId="77777777" w:rsidR="00B37A54" w:rsidRDefault="00B37A54">
      <w:pPr>
        <w:spacing w:line="200" w:lineRule="exact"/>
        <w:rPr>
          <w:sz w:val="20"/>
          <w:szCs w:val="20"/>
          <w:lang w:eastAsia="zh-CN"/>
        </w:rPr>
      </w:pPr>
    </w:p>
    <w:p w14:paraId="56784234" w14:textId="29C2619B" w:rsidR="004B7F55" w:rsidRDefault="00000000">
      <w:pPr>
        <w:ind w:left="154" w:right="7236"/>
        <w:jc w:val="both"/>
        <w:rPr>
          <w:rFonts w:ascii="宋体" w:eastAsia="宋体" w:hAnsi="宋体" w:cs="宋体"/>
          <w:sz w:val="30"/>
          <w:szCs w:val="30"/>
          <w:lang w:eastAsia="zh-CN"/>
        </w:rPr>
      </w:pPr>
      <w:r>
        <w:rPr>
          <w:rFonts w:ascii="Times New Roman" w:eastAsia="Times New Roman" w:hAnsi="Times New Roman" w:cs="Times New Roman"/>
          <w:b/>
          <w:bCs/>
          <w:sz w:val="30"/>
          <w:szCs w:val="30"/>
          <w:lang w:eastAsia="zh-CN"/>
        </w:rPr>
        <w:t xml:space="preserve">2.1 </w:t>
      </w:r>
      <w:r>
        <w:rPr>
          <w:rFonts w:ascii="Times New Roman" w:eastAsia="Times New Roman" w:hAnsi="Times New Roman" w:cs="Times New Roman"/>
          <w:b/>
          <w:bCs/>
          <w:spacing w:val="1"/>
          <w:sz w:val="30"/>
          <w:szCs w:val="30"/>
          <w:lang w:eastAsia="zh-CN"/>
        </w:rPr>
        <w:t xml:space="preserve"> </w:t>
      </w:r>
      <w:r w:rsidR="00B11557" w:rsidRPr="00B11557">
        <w:rPr>
          <w:rFonts w:ascii="宋体" w:eastAsia="宋体" w:hAnsi="宋体" w:cs="宋体" w:hint="eastAsia"/>
          <w:spacing w:val="1"/>
          <w:sz w:val="30"/>
          <w:szCs w:val="30"/>
          <w:lang w:eastAsia="zh-CN"/>
        </w:rPr>
        <w:t>功能模块的选择</w:t>
      </w:r>
    </w:p>
    <w:p w14:paraId="5E90A4B9" w14:textId="77777777" w:rsidR="004B7F55" w:rsidRDefault="004B7F55">
      <w:pPr>
        <w:spacing w:before="1" w:line="120" w:lineRule="exact"/>
        <w:rPr>
          <w:sz w:val="12"/>
          <w:szCs w:val="12"/>
          <w:lang w:eastAsia="zh-CN"/>
        </w:rPr>
      </w:pPr>
    </w:p>
    <w:p w14:paraId="34CE9B92" w14:textId="77777777" w:rsidR="004B7F55" w:rsidRDefault="004B7F55">
      <w:pPr>
        <w:spacing w:before="7" w:line="220" w:lineRule="exact"/>
        <w:rPr>
          <w:lang w:eastAsia="zh-CN"/>
        </w:rPr>
      </w:pPr>
    </w:p>
    <w:p w14:paraId="2CAF43B3" w14:textId="45BF60AC" w:rsidR="004B7F55" w:rsidRDefault="00000000">
      <w:pPr>
        <w:ind w:left="154"/>
        <w:rPr>
          <w:rFonts w:ascii="Microsoft JhengHei" w:eastAsia="Microsoft JhengHei" w:hAnsi="Microsoft JhengHei" w:cs="Microsoft JhengHei"/>
          <w:sz w:val="28"/>
          <w:szCs w:val="28"/>
          <w:lang w:eastAsia="zh-CN"/>
        </w:rPr>
      </w:pPr>
      <w:r>
        <w:rPr>
          <w:rFonts w:ascii="Times New Roman" w:eastAsia="Times New Roman" w:hAnsi="Times New Roman" w:cs="Times New Roman"/>
          <w:sz w:val="28"/>
          <w:szCs w:val="28"/>
          <w:lang w:eastAsia="zh-CN"/>
        </w:rPr>
        <w:t>2.</w:t>
      </w:r>
      <w:r w:rsidR="006861E8">
        <w:rPr>
          <w:rFonts w:ascii="Times New Roman" w:eastAsia="Times New Roman" w:hAnsi="Times New Roman" w:cs="Times New Roman"/>
          <w:sz w:val="28"/>
          <w:szCs w:val="28"/>
          <w:lang w:eastAsia="zh-CN"/>
        </w:rPr>
        <w:t>1</w:t>
      </w:r>
      <w:r>
        <w:rPr>
          <w:rFonts w:ascii="Times New Roman" w:eastAsia="Times New Roman" w:hAnsi="Times New Roman" w:cs="Times New Roman"/>
          <w:sz w:val="28"/>
          <w:szCs w:val="28"/>
          <w:lang w:eastAsia="zh-CN"/>
        </w:rPr>
        <w:t>.1</w:t>
      </w:r>
      <w:r>
        <w:rPr>
          <w:rFonts w:ascii="Times New Roman" w:eastAsia="Times New Roman" w:hAnsi="Times New Roman" w:cs="Times New Roman"/>
          <w:spacing w:val="43"/>
          <w:sz w:val="28"/>
          <w:szCs w:val="28"/>
          <w:lang w:eastAsia="zh-CN"/>
        </w:rPr>
        <w:t xml:space="preserve"> </w:t>
      </w:r>
      <w:r w:rsidR="006861E8" w:rsidRPr="006861E8">
        <w:rPr>
          <w:rFonts w:ascii="Microsoft JhengHei" w:eastAsia="Microsoft JhengHei" w:hAnsi="Microsoft JhengHei" w:cs="Microsoft JhengHei" w:hint="eastAsia"/>
          <w:sz w:val="28"/>
          <w:szCs w:val="28"/>
          <w:lang w:eastAsia="zh-CN"/>
        </w:rPr>
        <w:t>血氧数据采集模块</w:t>
      </w:r>
    </w:p>
    <w:p w14:paraId="3B684D7B" w14:textId="775B8D19" w:rsidR="00FF1137" w:rsidRDefault="00FF1137" w:rsidP="00FF1137">
      <w:pPr>
        <w:pStyle w:val="a3"/>
        <w:spacing w:beforeLines="180" w:before="432" w:line="317" w:lineRule="auto"/>
        <w:ind w:left="153" w:firstLine="482"/>
        <w:jc w:val="both"/>
        <w:rPr>
          <w:lang w:eastAsia="zh-CN"/>
        </w:rPr>
      </w:pPr>
      <w:r>
        <w:rPr>
          <w:rFonts w:hint="eastAsia"/>
          <w:lang w:eastAsia="zh-CN"/>
        </w:rPr>
        <w:t>我们调查并比较了各种带有血氧功能的应用模型，主要分为是三大类：传统的血氧传感器模块、智能穿戴设备上的血氧仪、以及医疗上，夹于手指的小型血氧仪等。 由于智能穿戴设备上的血氧仪和医用小型血氧仪，均为</w:t>
      </w:r>
      <w:ins w:id="11" w:author="徐 立文" w:date="2022-10-24T14:28:00Z">
        <w:r w:rsidR="001F3AE7">
          <w:rPr>
            <w:rFonts w:hint="eastAsia"/>
            <w:lang w:eastAsia="zh-CN"/>
          </w:rPr>
          <w:t>封闭</w:t>
        </w:r>
      </w:ins>
      <w:del w:id="12" w:author="徐 立文" w:date="2022-10-24T14:28:00Z">
        <w:r w:rsidDel="001F3AE7">
          <w:rPr>
            <w:rFonts w:hint="eastAsia"/>
            <w:lang w:eastAsia="zh-CN"/>
          </w:rPr>
          <w:delText>非接口</w:delText>
        </w:r>
      </w:del>
      <w:r>
        <w:rPr>
          <w:rFonts w:hint="eastAsia"/>
          <w:lang w:eastAsia="zh-CN"/>
        </w:rPr>
        <w:t>式设备，无法获得可二次开发的实时血氧数据。所以，我们决定采用单独的血氧传感器模块，并搭配一个简单易用的开发板的方案。</w:t>
      </w:r>
    </w:p>
    <w:p w14:paraId="308A1EC5" w14:textId="1E45C540" w:rsidR="00FF1137" w:rsidRDefault="00FF1137" w:rsidP="00FF1137">
      <w:pPr>
        <w:pStyle w:val="a3"/>
        <w:spacing w:beforeLines="180" w:before="432" w:line="317" w:lineRule="auto"/>
        <w:ind w:left="153" w:firstLine="482"/>
        <w:jc w:val="both"/>
        <w:rPr>
          <w:lang w:eastAsia="zh-CN"/>
        </w:rPr>
      </w:pPr>
      <w:r>
        <w:rPr>
          <w:rFonts w:hint="eastAsia"/>
          <w:lang w:eastAsia="zh-CN"/>
        </w:rPr>
        <w:t>我们选择采用M5Stack厂商的</w:t>
      </w:r>
      <w:del w:id="13" w:author="徐 立文" w:date="2022-10-24T14:29:00Z">
        <w:r w:rsidDel="001F3AE7">
          <w:rPr>
            <w:rFonts w:hint="eastAsia"/>
            <w:lang w:eastAsia="zh-CN"/>
          </w:rPr>
          <w:delText>M5</w:delText>
        </w:r>
      </w:del>
      <w:ins w:id="14" w:author="徐 立文" w:date="2022-10-24T14:29:00Z">
        <w:r w:rsidR="001F3AE7">
          <w:rPr>
            <w:rFonts w:hint="eastAsia"/>
            <w:lang w:eastAsia="zh-CN"/>
          </w:rPr>
          <w:t>Stick</w:t>
        </w:r>
      </w:ins>
      <w:del w:id="15" w:author="徐 立文" w:date="2022-10-24T14:29:00Z">
        <w:r w:rsidDel="001F3AE7">
          <w:rPr>
            <w:rFonts w:hint="eastAsia"/>
            <w:lang w:eastAsia="zh-CN"/>
          </w:rPr>
          <w:delText>Stack</w:delText>
        </w:r>
      </w:del>
      <w:r>
        <w:rPr>
          <w:rFonts w:hint="eastAsia"/>
          <w:lang w:eastAsia="zh-CN"/>
        </w:rPr>
        <w:t xml:space="preserve"> C+开发板，搭载M5Stack MAX30100 血氧心率模块作为血氧数据采集模块。M5Stack 产品的主要特点，是能够像乐高一样，即插即用方式快速搭建自己的组件体，而且相对于传统开发板的简单功能验证，M5Stack更具备产品化特征 </w:t>
      </w:r>
    </w:p>
    <w:p w14:paraId="38D3C83B" w14:textId="77777777" w:rsidR="00FF1137" w:rsidRDefault="00FF1137" w:rsidP="00FF1137">
      <w:pPr>
        <w:pStyle w:val="a3"/>
        <w:spacing w:beforeLines="180" w:before="432" w:line="317" w:lineRule="auto"/>
        <w:ind w:left="153" w:firstLine="482"/>
        <w:jc w:val="both"/>
        <w:rPr>
          <w:lang w:eastAsia="zh-CN"/>
        </w:rPr>
      </w:pPr>
      <w:r>
        <w:rPr>
          <w:rFonts w:hint="eastAsia"/>
          <w:lang w:eastAsia="zh-CN"/>
        </w:rPr>
        <w:t>M5Stack Max30100血氧传感器（（如图1所示）：目前无创脉搏血氧测量技术主要分为透射式双波长脉搏血氧检测和反射式双波长脉搏血氧检测。反射式光斑强，易于观察。我们的系统需要通过夹在测量者手指上进行测量，我们选择反射式血氧传感器。而M5Stack MAX30100 是一款集成有脉搏血氧仪和心率监测传感器的模块。该器件有两个LED发出红外光；一个光电探测器用来测量反射回来的光。可测量氧合血红蛋白（HBO2）和血红蛋白（HB）对红外光的吸收量，检测血氧饱和度。其优化的光学器件和低噪声模拟信号处理器，让MAX30100 在血氧检测上，采集数据上表现优良。</w:t>
      </w:r>
    </w:p>
    <w:p w14:paraId="543C681D" w14:textId="5BB89DE4" w:rsidR="00FF1137" w:rsidRDefault="00FF1137" w:rsidP="00FF1137">
      <w:pPr>
        <w:pStyle w:val="a3"/>
        <w:spacing w:beforeLines="180" w:before="432" w:line="317" w:lineRule="auto"/>
        <w:ind w:left="153" w:firstLine="482"/>
        <w:jc w:val="both"/>
        <w:rPr>
          <w:lang w:eastAsia="zh-CN"/>
        </w:rPr>
      </w:pPr>
      <w:r>
        <w:rPr>
          <w:rFonts w:hint="eastAsia"/>
          <w:lang w:eastAsia="zh-CN"/>
        </w:rPr>
        <w:t>M5Stack C+开发板（如图2所示）：M5Stack C+是一款迷你的IoT开发板。集成 ESP32 芯片,具备Wi-Fi 功能。能够快速地搭建功能原型，简化的开发过程。并且有着丰富开源代码和</w:t>
      </w:r>
      <w:r>
        <w:rPr>
          <w:rFonts w:hint="eastAsia"/>
          <w:lang w:eastAsia="zh-CN"/>
        </w:rPr>
        <w:lastRenderedPageBreak/>
        <w:t>活跃的论坛社区，有着丰富的开源资源，可以加速整个研究过程。</w:t>
      </w:r>
    </w:p>
    <w:p w14:paraId="27C9EFD1" w14:textId="7EF1494F" w:rsidR="00E3097D" w:rsidRDefault="00E3097D">
      <w:pPr>
        <w:pStyle w:val="a3"/>
        <w:spacing w:line="317" w:lineRule="auto"/>
        <w:ind w:right="150"/>
        <w:jc w:val="both"/>
        <w:rPr>
          <w:lang w:eastAsia="zh-CN"/>
        </w:rPr>
        <w:pPrChange w:id="16" w:author="徐 立文" w:date="2022-10-24T15:02:00Z">
          <w:pPr>
            <w:pStyle w:val="a3"/>
            <w:spacing w:line="317" w:lineRule="auto"/>
            <w:ind w:left="154" w:right="150" w:firstLine="1689"/>
            <w:jc w:val="both"/>
          </w:pPr>
        </w:pPrChange>
      </w:pPr>
      <w:del w:id="17" w:author="徐 立文" w:date="2022-10-24T15:02:00Z">
        <w:r w:rsidDel="00177DAA">
          <w:rPr>
            <w:rFonts w:asciiTheme="minorEastAsia" w:eastAsiaTheme="minorEastAsia" w:hAnsiTheme="minorEastAsia" w:hint="eastAsia"/>
            <w:noProof/>
            <w:color w:val="0070C0"/>
            <w:spacing w:val="1"/>
          </w:rPr>
          <w:drawing>
            <wp:inline distT="0" distB="0" distL="0" distR="0" wp14:anchorId="2E3E0420" wp14:editId="1C30FB7F">
              <wp:extent cx="1271239" cy="1199543"/>
              <wp:effectExtent l="0" t="0" r="0" b="0"/>
              <wp:docPr id="7138" name="图片 7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截屏2022-10-17 下午8.49.1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4366" cy="1221366"/>
                      </a:xfrm>
                      <a:prstGeom prst="rect">
                        <a:avLst/>
                      </a:prstGeom>
                    </pic:spPr>
                  </pic:pic>
                </a:graphicData>
              </a:graphic>
            </wp:inline>
          </w:drawing>
        </w:r>
      </w:del>
      <w:ins w:id="18" w:author="徐 立文" w:date="2022-10-24T15:02:00Z">
        <w:r w:rsidR="00177DAA">
          <w:rPr>
            <w:lang w:eastAsia="zh-CN"/>
          </w:rPr>
          <w:t xml:space="preserve">             </w:t>
        </w:r>
      </w:ins>
      <w:del w:id="19" w:author="徐 立文" w:date="2022-10-24T15:02:00Z">
        <w:r w:rsidDel="00177DAA">
          <w:rPr>
            <w:lang w:eastAsia="zh-CN"/>
          </w:rPr>
          <w:delText xml:space="preserve">   </w:delText>
        </w:r>
      </w:del>
      <w:r>
        <w:rPr>
          <w:lang w:eastAsia="zh-CN"/>
        </w:rPr>
        <w:t xml:space="preserve">    </w:t>
      </w:r>
      <w:ins w:id="20" w:author="徐 立文" w:date="2022-10-24T15:02:00Z">
        <w:r w:rsidR="00177DAA" w:rsidRPr="00B56F80">
          <w:fldChar w:fldCharType="begin"/>
        </w:r>
        <w:r w:rsidR="00177DAA" w:rsidRPr="00B56F80">
          <w:rPr>
            <w:lang w:eastAsia="zh-CN"/>
          </w:rPr>
          <w:instrText xml:space="preserve"> INCLUDEPICTURE "https://tse1-mm.cn.bing.net/th/id/OIP-C.NmMdFgUSNjc96klOTfAaaQHaHa?pid=ImgDet&amp;rs=1" \* MERGEFORMATINET </w:instrText>
        </w:r>
        <w:r w:rsidR="00177DAA" w:rsidRPr="00B56F80">
          <w:fldChar w:fldCharType="separate"/>
        </w:r>
        <w:r w:rsidR="00177DAA" w:rsidRPr="00B56F80">
          <w:rPr>
            <w:noProof/>
          </w:rPr>
          <w:drawing>
            <wp:inline distT="0" distB="0" distL="0" distR="0" wp14:anchorId="5EAF308C" wp14:editId="48BCADF1">
              <wp:extent cx="1422400" cy="1422400"/>
              <wp:effectExtent l="0" t="0" r="0" b="0"/>
              <wp:docPr id="5" name="图片 7139"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查看源图像"/>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7775" cy="1427775"/>
                      </a:xfrm>
                      <a:prstGeom prst="rect">
                        <a:avLst/>
                      </a:prstGeom>
                      <a:noFill/>
                      <a:ln>
                        <a:noFill/>
                      </a:ln>
                    </pic:spPr>
                  </pic:pic>
                </a:graphicData>
              </a:graphic>
            </wp:inline>
          </w:drawing>
        </w:r>
        <w:r w:rsidR="00177DAA" w:rsidRPr="00B56F80">
          <w:fldChar w:fldCharType="end"/>
        </w:r>
      </w:ins>
      <w:r>
        <w:rPr>
          <w:lang w:eastAsia="zh-CN"/>
        </w:rPr>
        <w:t xml:space="preserve">  </w:t>
      </w:r>
      <w:ins w:id="21" w:author="徐 立文" w:date="2022-10-24T15:02:00Z">
        <w:r w:rsidR="00177DAA">
          <w:rPr>
            <w:lang w:eastAsia="zh-CN"/>
          </w:rPr>
          <w:t xml:space="preserve">  </w:t>
        </w:r>
      </w:ins>
      <w:r>
        <w:rPr>
          <w:lang w:eastAsia="zh-CN"/>
        </w:rPr>
        <w:t xml:space="preserve"> </w:t>
      </w:r>
      <w:del w:id="22" w:author="徐 立文" w:date="2022-10-24T15:02:00Z">
        <w:r w:rsidRPr="00B56F80" w:rsidDel="00177DAA">
          <w:fldChar w:fldCharType="begin"/>
        </w:r>
        <w:r w:rsidRPr="00B56F80" w:rsidDel="00177DAA">
          <w:rPr>
            <w:lang w:eastAsia="zh-CN"/>
          </w:rPr>
          <w:delInstrText xml:space="preserve"> INCLUDEPICTURE "https://tse1-mm.cn.bing.net/th/id/OIP-C.NmMdFgUSNjc96klOTfAaaQHaHa?pid=ImgDet&amp;rs=1" \* MERGEFORMATINET </w:delInstrText>
        </w:r>
        <w:r w:rsidRPr="00B56F80" w:rsidDel="00177DAA">
          <w:fldChar w:fldCharType="separate"/>
        </w:r>
        <w:r w:rsidRPr="00B56F80" w:rsidDel="00177DAA">
          <w:rPr>
            <w:noProof/>
          </w:rPr>
          <w:drawing>
            <wp:inline distT="0" distB="0" distL="0" distR="0" wp14:anchorId="1E2CEFA3" wp14:editId="3CF1F20B">
              <wp:extent cx="1422400" cy="1422400"/>
              <wp:effectExtent l="0" t="0" r="0" b="0"/>
              <wp:docPr id="7139" name="图片 7139"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查看源图像"/>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7775" cy="1427775"/>
                      </a:xfrm>
                      <a:prstGeom prst="rect">
                        <a:avLst/>
                      </a:prstGeom>
                      <a:noFill/>
                      <a:ln>
                        <a:noFill/>
                      </a:ln>
                    </pic:spPr>
                  </pic:pic>
                </a:graphicData>
              </a:graphic>
            </wp:inline>
          </w:drawing>
        </w:r>
        <w:r w:rsidRPr="00B56F80" w:rsidDel="00177DAA">
          <w:fldChar w:fldCharType="end"/>
        </w:r>
      </w:del>
      <w:r>
        <w:rPr>
          <w:lang w:eastAsia="zh-CN"/>
        </w:rPr>
        <w:t xml:space="preserve">  </w:t>
      </w:r>
      <w:ins w:id="23" w:author="徐 立文" w:date="2022-10-24T15:02:00Z">
        <w:r w:rsidR="00177DAA">
          <w:rPr>
            <w:lang w:eastAsia="zh-CN"/>
          </w:rPr>
          <w:t xml:space="preserve">       </w:t>
        </w:r>
      </w:ins>
      <w:r>
        <w:rPr>
          <w:lang w:eastAsia="zh-CN"/>
        </w:rPr>
        <w:t xml:space="preserve">      </w:t>
      </w:r>
      <w:ins w:id="24" w:author="徐 立文" w:date="2022-10-24T15:02:00Z">
        <w:r w:rsidR="00177DAA">
          <w:rPr>
            <w:rFonts w:asciiTheme="minorEastAsia" w:eastAsiaTheme="minorEastAsia" w:hAnsiTheme="minorEastAsia" w:hint="eastAsia"/>
            <w:noProof/>
            <w:color w:val="0070C0"/>
            <w:spacing w:val="1"/>
          </w:rPr>
          <w:drawing>
            <wp:inline distT="0" distB="0" distL="0" distR="0" wp14:anchorId="10375776" wp14:editId="3622F759">
              <wp:extent cx="1271239" cy="1199543"/>
              <wp:effectExtent l="0" t="0" r="0" b="0"/>
              <wp:docPr id="4" name="图片 7138" descr="A picture containing text, jack, electronics,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138" descr="A picture containing text, jack, electronics, adap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4366" cy="1221366"/>
                      </a:xfrm>
                      <a:prstGeom prst="rect">
                        <a:avLst/>
                      </a:prstGeom>
                    </pic:spPr>
                  </pic:pic>
                </a:graphicData>
              </a:graphic>
            </wp:inline>
          </w:drawing>
        </w:r>
      </w:ins>
    </w:p>
    <w:p w14:paraId="0901FB19" w14:textId="0C32BC4F" w:rsidR="00E3097D" w:rsidRPr="000C7ACC" w:rsidRDefault="00E3097D" w:rsidP="00E3097D">
      <w:pPr>
        <w:pStyle w:val="a3"/>
        <w:spacing w:line="317" w:lineRule="auto"/>
        <w:ind w:left="154" w:right="150" w:firstLine="480"/>
        <w:jc w:val="both"/>
        <w:rPr>
          <w:sz w:val="18"/>
          <w:szCs w:val="18"/>
          <w:lang w:eastAsia="zh-CN"/>
        </w:rPr>
      </w:pPr>
      <w:r>
        <w:rPr>
          <w:rFonts w:asciiTheme="minorEastAsia" w:eastAsiaTheme="minorEastAsia" w:hAnsiTheme="minorEastAsia"/>
          <w:color w:val="0070C0"/>
          <w:spacing w:val="1"/>
          <w:lang w:eastAsia="zh-CN"/>
        </w:rPr>
        <w:t xml:space="preserve">         </w:t>
      </w:r>
      <w:r w:rsidRPr="000C7ACC">
        <w:rPr>
          <w:rFonts w:asciiTheme="minorEastAsia" w:eastAsiaTheme="minorEastAsia" w:hAnsiTheme="minorEastAsia"/>
          <w:color w:val="0070C0"/>
          <w:spacing w:val="1"/>
          <w:sz w:val="18"/>
          <w:szCs w:val="18"/>
          <w:lang w:eastAsia="zh-CN"/>
        </w:rPr>
        <w:t xml:space="preserve"> </w:t>
      </w:r>
      <w:r w:rsidRPr="000C7ACC">
        <w:rPr>
          <w:rFonts w:asciiTheme="minorEastAsia" w:eastAsiaTheme="minorEastAsia" w:hAnsiTheme="minorEastAsia" w:hint="eastAsia"/>
          <w:color w:val="0070C0"/>
          <w:spacing w:val="1"/>
          <w:sz w:val="18"/>
          <w:szCs w:val="18"/>
          <w:lang w:eastAsia="zh-CN"/>
        </w:rPr>
        <w:t>图</w:t>
      </w:r>
      <w:r>
        <w:rPr>
          <w:rFonts w:asciiTheme="minorEastAsia" w:eastAsiaTheme="minorEastAsia" w:hAnsiTheme="minorEastAsia" w:hint="eastAsia"/>
          <w:color w:val="0070C0"/>
          <w:spacing w:val="1"/>
          <w:sz w:val="18"/>
          <w:szCs w:val="18"/>
          <w:lang w:eastAsia="zh-CN"/>
        </w:rPr>
        <w:t>1</w:t>
      </w:r>
      <w:r w:rsidRPr="000C7ACC">
        <w:rPr>
          <w:rFonts w:asciiTheme="minorEastAsia" w:eastAsiaTheme="minorEastAsia" w:hAnsiTheme="minorEastAsia" w:hint="eastAsia"/>
          <w:color w:val="0070C0"/>
          <w:spacing w:val="1"/>
          <w:sz w:val="18"/>
          <w:szCs w:val="18"/>
          <w:lang w:eastAsia="zh-CN"/>
        </w:rPr>
        <w:t>：M</w:t>
      </w:r>
      <w:r w:rsidRPr="000C7ACC">
        <w:rPr>
          <w:rFonts w:asciiTheme="minorEastAsia" w:eastAsiaTheme="minorEastAsia" w:hAnsiTheme="minorEastAsia"/>
          <w:color w:val="0070C0"/>
          <w:spacing w:val="1"/>
          <w:sz w:val="18"/>
          <w:szCs w:val="18"/>
          <w:lang w:eastAsia="zh-CN"/>
        </w:rPr>
        <w:t>5Stack</w:t>
      </w:r>
      <w:ins w:id="25" w:author="徐 立文" w:date="2022-10-24T15:02:00Z">
        <w:r w:rsidR="00177DAA">
          <w:rPr>
            <w:rFonts w:asciiTheme="minorEastAsia" w:eastAsiaTheme="minorEastAsia" w:hAnsiTheme="minorEastAsia"/>
            <w:color w:val="0070C0"/>
            <w:spacing w:val="1"/>
            <w:sz w:val="18"/>
            <w:szCs w:val="18"/>
            <w:lang w:eastAsia="zh-CN"/>
          </w:rPr>
          <w:t xml:space="preserve"> </w:t>
        </w:r>
        <w:r w:rsidR="00177DAA">
          <w:rPr>
            <w:rFonts w:asciiTheme="minorEastAsia" w:eastAsiaTheme="minorEastAsia" w:hAnsiTheme="minorEastAsia" w:hint="eastAsia"/>
            <w:color w:val="0070C0"/>
            <w:spacing w:val="1"/>
            <w:sz w:val="18"/>
            <w:szCs w:val="18"/>
            <w:lang w:eastAsia="zh-CN"/>
          </w:rPr>
          <w:t>Stick</w:t>
        </w:r>
      </w:ins>
      <w:r w:rsidRPr="000C7ACC">
        <w:rPr>
          <w:rFonts w:asciiTheme="minorEastAsia" w:eastAsiaTheme="minorEastAsia" w:hAnsiTheme="minorEastAsia"/>
          <w:color w:val="0070C0"/>
          <w:spacing w:val="1"/>
          <w:sz w:val="18"/>
          <w:szCs w:val="18"/>
          <w:lang w:eastAsia="zh-CN"/>
        </w:rPr>
        <w:t xml:space="preserve"> C+ </w:t>
      </w:r>
      <w:r w:rsidRPr="000C7ACC">
        <w:rPr>
          <w:rFonts w:asciiTheme="minorEastAsia" w:eastAsiaTheme="minorEastAsia" w:hAnsiTheme="minorEastAsia" w:hint="eastAsia"/>
          <w:color w:val="0070C0"/>
          <w:spacing w:val="1"/>
          <w:sz w:val="18"/>
          <w:szCs w:val="18"/>
          <w:lang w:eastAsia="zh-CN"/>
        </w:rPr>
        <w:t>开发板</w:t>
      </w:r>
      <w:r>
        <w:rPr>
          <w:rFonts w:asciiTheme="minorEastAsia" w:eastAsiaTheme="minorEastAsia" w:hAnsiTheme="minorEastAsia" w:hint="eastAsia"/>
          <w:color w:val="0070C0"/>
          <w:spacing w:val="1"/>
          <w:sz w:val="18"/>
          <w:szCs w:val="18"/>
          <w:lang w:eastAsia="zh-CN"/>
        </w:rPr>
        <w:t xml:space="preserve"> </w:t>
      </w:r>
      <w:r>
        <w:rPr>
          <w:rFonts w:asciiTheme="minorEastAsia" w:eastAsiaTheme="minorEastAsia" w:hAnsiTheme="minorEastAsia"/>
          <w:color w:val="0070C0"/>
          <w:spacing w:val="1"/>
          <w:sz w:val="18"/>
          <w:szCs w:val="18"/>
          <w:lang w:eastAsia="zh-CN"/>
        </w:rPr>
        <w:t xml:space="preserve">                  </w:t>
      </w:r>
      <w:r>
        <w:rPr>
          <w:rFonts w:asciiTheme="minorEastAsia" w:eastAsiaTheme="minorEastAsia" w:hAnsiTheme="minorEastAsia" w:hint="eastAsia"/>
          <w:color w:val="0070C0"/>
          <w:spacing w:val="1"/>
          <w:sz w:val="18"/>
          <w:szCs w:val="18"/>
          <w:lang w:eastAsia="zh-CN"/>
        </w:rPr>
        <w:t>图2：M</w:t>
      </w:r>
      <w:r>
        <w:rPr>
          <w:rFonts w:asciiTheme="minorEastAsia" w:eastAsiaTheme="minorEastAsia" w:hAnsiTheme="minorEastAsia"/>
          <w:color w:val="0070C0"/>
          <w:spacing w:val="1"/>
          <w:sz w:val="18"/>
          <w:szCs w:val="18"/>
          <w:lang w:eastAsia="zh-CN"/>
        </w:rPr>
        <w:t xml:space="preserve">5Stack MAX30100 </w:t>
      </w:r>
      <w:r>
        <w:rPr>
          <w:rFonts w:asciiTheme="minorEastAsia" w:eastAsiaTheme="minorEastAsia" w:hAnsiTheme="minorEastAsia" w:hint="eastAsia"/>
          <w:color w:val="0070C0"/>
          <w:spacing w:val="1"/>
          <w:sz w:val="18"/>
          <w:szCs w:val="18"/>
          <w:lang w:eastAsia="zh-CN"/>
        </w:rPr>
        <w:t>血氧传感器</w:t>
      </w:r>
    </w:p>
    <w:p w14:paraId="2C0A9D37" w14:textId="77777777" w:rsidR="00E3097D" w:rsidRDefault="00E3097D" w:rsidP="00E3097D">
      <w:pPr>
        <w:spacing w:line="317" w:lineRule="auto"/>
        <w:jc w:val="both"/>
        <w:rPr>
          <w:lang w:eastAsia="zh-CN"/>
        </w:rPr>
      </w:pPr>
    </w:p>
    <w:p w14:paraId="04AE589F" w14:textId="77777777" w:rsidR="004B7F55" w:rsidRDefault="004B7F55">
      <w:pPr>
        <w:spacing w:before="18" w:line="280" w:lineRule="exact"/>
        <w:rPr>
          <w:sz w:val="28"/>
          <w:szCs w:val="28"/>
          <w:lang w:eastAsia="zh-CN"/>
        </w:rPr>
      </w:pPr>
    </w:p>
    <w:p w14:paraId="2F8A8528" w14:textId="455CD6A4" w:rsidR="004B7F55" w:rsidRDefault="00000000">
      <w:pPr>
        <w:ind w:left="154"/>
        <w:rPr>
          <w:rFonts w:ascii="Microsoft JhengHei" w:eastAsia="Microsoft JhengHei" w:hAnsi="Microsoft JhengHei" w:cs="Microsoft JhengHei"/>
          <w:sz w:val="28"/>
          <w:szCs w:val="28"/>
          <w:lang w:eastAsia="zh-CN"/>
        </w:rPr>
      </w:pPr>
      <w:r>
        <w:rPr>
          <w:rFonts w:ascii="Times New Roman" w:eastAsia="Times New Roman" w:hAnsi="Times New Roman" w:cs="Times New Roman"/>
          <w:sz w:val="28"/>
          <w:szCs w:val="28"/>
          <w:lang w:eastAsia="zh-CN"/>
        </w:rPr>
        <w:t>2.</w:t>
      </w:r>
      <w:r w:rsidR="002860CE">
        <w:rPr>
          <w:rFonts w:ascii="Times New Roman" w:eastAsia="Times New Roman" w:hAnsi="Times New Roman" w:cs="Times New Roman"/>
          <w:sz w:val="28"/>
          <w:szCs w:val="28"/>
          <w:lang w:eastAsia="zh-CN"/>
        </w:rPr>
        <w:t>1</w:t>
      </w:r>
      <w:r>
        <w:rPr>
          <w:rFonts w:ascii="Times New Roman" w:eastAsia="Times New Roman" w:hAnsi="Times New Roman" w:cs="Times New Roman"/>
          <w:sz w:val="28"/>
          <w:szCs w:val="28"/>
          <w:lang w:eastAsia="zh-CN"/>
        </w:rPr>
        <w:t>.2</w:t>
      </w:r>
      <w:r>
        <w:rPr>
          <w:rFonts w:ascii="Times New Roman" w:eastAsia="Times New Roman" w:hAnsi="Times New Roman" w:cs="Times New Roman"/>
          <w:spacing w:val="35"/>
          <w:sz w:val="28"/>
          <w:szCs w:val="28"/>
          <w:lang w:eastAsia="zh-CN"/>
        </w:rPr>
        <w:t xml:space="preserve"> </w:t>
      </w:r>
      <w:r w:rsidR="002860CE" w:rsidRPr="002860CE">
        <w:rPr>
          <w:rFonts w:ascii="Microsoft JhengHei" w:eastAsia="Microsoft JhengHei" w:hAnsi="Microsoft JhengHei" w:cs="Microsoft JhengHei" w:hint="eastAsia"/>
          <w:sz w:val="28"/>
          <w:szCs w:val="28"/>
          <w:lang w:eastAsia="zh-CN"/>
        </w:rPr>
        <w:t>咳嗽音数据采集模块</w:t>
      </w:r>
    </w:p>
    <w:p w14:paraId="56394DEC" w14:textId="77777777" w:rsidR="009A644C" w:rsidRDefault="009A644C" w:rsidP="009A644C">
      <w:pPr>
        <w:pStyle w:val="a3"/>
        <w:spacing w:beforeLines="180" w:before="432" w:line="317" w:lineRule="auto"/>
        <w:ind w:left="153" w:firstLine="482"/>
        <w:jc w:val="both"/>
        <w:rPr>
          <w:lang w:eastAsia="zh-CN"/>
        </w:rPr>
      </w:pPr>
      <w:r>
        <w:rPr>
          <w:rFonts w:hint="eastAsia"/>
          <w:lang w:eastAsia="zh-CN"/>
        </w:rPr>
        <w:t>麦克风是用于记录咳嗽的声音。由于普通麦克风没有处理芯片，而我们的应用是一个智能语音识别的场景，需要较高的语音质量，所以，我们决定选用麦克风阵列。麦克风阵列，主要是由一组按一定几何结构（常用线形、环形）摆放的声学传感器组成，对采集的不同空间方向的声音信号进行空时处理，实现噪声抑制、混响去除、人声干扰抑制、声源测向、声源跟踪、阵列增益等功能，进而提高语音信号处理质量，以提高真实环境下的语音识别率。</w:t>
      </w:r>
    </w:p>
    <w:p w14:paraId="0684400B" w14:textId="4492A722" w:rsidR="009A644C" w:rsidRDefault="009A644C" w:rsidP="009A644C">
      <w:pPr>
        <w:pStyle w:val="a3"/>
        <w:spacing w:beforeLines="180" w:before="432" w:line="317" w:lineRule="auto"/>
        <w:ind w:left="153" w:firstLine="482"/>
        <w:jc w:val="both"/>
        <w:rPr>
          <w:lang w:eastAsia="zh-CN"/>
        </w:rPr>
      </w:pPr>
      <w:r>
        <w:rPr>
          <w:rFonts w:hint="eastAsia"/>
          <w:lang w:eastAsia="zh-CN"/>
        </w:rPr>
        <w:t>ReSpeaker 4-Mic麦克风阵列：我们选用基于Raspberry Pi的ReSpeaker 4-Mic阵列，它是一款适用于AI和语音应用的Raspberry Pi的四通道麦克风扩展板。有四个数字麦克风、支持片上语音算法，灵敏度为-26dBFS（全向，支持远场语音捕获，能够检测最远5米处的声音，即使在存在背景噪音的情况下也是如此。）在本项目系统中，作为咳嗽音数据采集接口。</w:t>
      </w:r>
    </w:p>
    <w:p w14:paraId="5EEF3E45" w14:textId="77777777" w:rsidR="008050CB" w:rsidRDefault="008050CB" w:rsidP="008050CB">
      <w:pPr>
        <w:spacing w:before="53"/>
        <w:ind w:left="154"/>
        <w:rPr>
          <w:sz w:val="30"/>
          <w:szCs w:val="30"/>
        </w:rPr>
      </w:pPr>
      <w:r>
        <w:rPr>
          <w:rFonts w:hint="eastAsia"/>
          <w:sz w:val="30"/>
          <w:szCs w:val="30"/>
          <w:lang w:eastAsia="zh-CN"/>
        </w:rPr>
        <w:t xml:space="preserve"> </w:t>
      </w:r>
      <w:r>
        <w:rPr>
          <w:sz w:val="30"/>
          <w:szCs w:val="30"/>
          <w:lang w:eastAsia="zh-CN"/>
        </w:rPr>
        <w:t xml:space="preserve">           </w:t>
      </w:r>
      <w:r>
        <w:rPr>
          <w:noProof/>
          <w:sz w:val="30"/>
          <w:szCs w:val="30"/>
        </w:rPr>
        <w:drawing>
          <wp:inline distT="0" distB="0" distL="0" distR="0" wp14:anchorId="538A0F39" wp14:editId="7276E9FA">
            <wp:extent cx="3644476" cy="1551947"/>
            <wp:effectExtent l="0" t="0" r="635" b="0"/>
            <wp:docPr id="7140" name="图片 7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 name="截屏2022-10-19 下午8.44.3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5600" cy="1556684"/>
                    </a:xfrm>
                    <a:prstGeom prst="rect">
                      <a:avLst/>
                    </a:prstGeom>
                  </pic:spPr>
                </pic:pic>
              </a:graphicData>
            </a:graphic>
          </wp:inline>
        </w:drawing>
      </w:r>
    </w:p>
    <w:p w14:paraId="1B34CC30" w14:textId="77777777" w:rsidR="008050CB" w:rsidRDefault="008050CB" w:rsidP="008050CB">
      <w:pPr>
        <w:spacing w:before="53"/>
        <w:ind w:left="154"/>
        <w:rPr>
          <w:sz w:val="30"/>
          <w:szCs w:val="30"/>
        </w:rPr>
      </w:pPr>
      <w:r>
        <w:rPr>
          <w:rFonts w:asciiTheme="minorEastAsia" w:hAnsiTheme="minorEastAsia" w:hint="eastAsia"/>
          <w:color w:val="0070C0"/>
          <w:spacing w:val="1"/>
          <w:sz w:val="18"/>
          <w:szCs w:val="18"/>
        </w:rPr>
        <w:t xml:space="preserve"> </w:t>
      </w:r>
      <w:r>
        <w:rPr>
          <w:rFonts w:asciiTheme="minorEastAsia" w:hAnsiTheme="minorEastAsia"/>
          <w:color w:val="0070C0"/>
          <w:spacing w:val="1"/>
          <w:sz w:val="18"/>
          <w:szCs w:val="18"/>
        </w:rPr>
        <w:t xml:space="preserve">                                </w:t>
      </w:r>
      <w:r>
        <w:rPr>
          <w:rFonts w:asciiTheme="minorEastAsia" w:hAnsiTheme="minorEastAsia" w:hint="eastAsia"/>
          <w:color w:val="0070C0"/>
          <w:spacing w:val="1"/>
          <w:sz w:val="18"/>
          <w:szCs w:val="18"/>
        </w:rPr>
        <w:t>图三：ReSpeaker</w:t>
      </w:r>
      <w:r>
        <w:rPr>
          <w:rFonts w:asciiTheme="minorEastAsia" w:hAnsiTheme="minorEastAsia"/>
          <w:color w:val="0070C0"/>
          <w:spacing w:val="1"/>
          <w:sz w:val="18"/>
          <w:szCs w:val="18"/>
        </w:rPr>
        <w:t xml:space="preserve"> 4-Mic </w:t>
      </w:r>
      <w:r>
        <w:rPr>
          <w:rFonts w:asciiTheme="minorEastAsia" w:hAnsiTheme="minorEastAsia" w:hint="eastAsia"/>
          <w:color w:val="0070C0"/>
          <w:spacing w:val="1"/>
          <w:sz w:val="18"/>
          <w:szCs w:val="18"/>
        </w:rPr>
        <w:t>麦克风阵列</w:t>
      </w:r>
    </w:p>
    <w:p w14:paraId="4922959F" w14:textId="4ED2DF89" w:rsidR="009A644C" w:rsidRDefault="009A644C" w:rsidP="009A644C">
      <w:pPr>
        <w:pStyle w:val="a3"/>
        <w:spacing w:line="317" w:lineRule="auto"/>
        <w:ind w:left="154" w:firstLine="480"/>
        <w:rPr>
          <w:lang w:eastAsia="zh-CN"/>
        </w:rPr>
      </w:pPr>
    </w:p>
    <w:p w14:paraId="58C15130" w14:textId="77777777" w:rsidR="004B7F55" w:rsidRDefault="004B7F55">
      <w:pPr>
        <w:rPr>
          <w:lang w:eastAsia="zh-CN"/>
        </w:rPr>
        <w:sectPr w:rsidR="004B7F55">
          <w:headerReference w:type="default" r:id="rId20"/>
          <w:footerReference w:type="default" r:id="rId21"/>
          <w:type w:val="continuous"/>
          <w:pgSz w:w="11905" w:h="16840"/>
          <w:pgMar w:top="1100" w:right="900" w:bottom="1180" w:left="980" w:header="720" w:footer="720" w:gutter="0"/>
          <w:cols w:space="720"/>
        </w:sectPr>
      </w:pPr>
    </w:p>
    <w:p w14:paraId="01B92C55" w14:textId="5926AC46" w:rsidR="004B7F55" w:rsidRDefault="00000000">
      <w:pPr>
        <w:ind w:left="154"/>
        <w:rPr>
          <w:rFonts w:ascii="Microsoft JhengHei" w:eastAsia="Microsoft JhengHei" w:hAnsi="Microsoft JhengHei" w:cs="Microsoft JhengHei"/>
          <w:sz w:val="28"/>
          <w:szCs w:val="28"/>
          <w:lang w:eastAsia="zh-CN"/>
        </w:rPr>
      </w:pPr>
      <w:r>
        <w:rPr>
          <w:rFonts w:ascii="Times New Roman" w:eastAsia="Times New Roman" w:hAnsi="Times New Roman" w:cs="Times New Roman"/>
          <w:sz w:val="28"/>
          <w:szCs w:val="28"/>
          <w:lang w:eastAsia="zh-CN"/>
        </w:rPr>
        <w:lastRenderedPageBreak/>
        <w:t>2.</w:t>
      </w:r>
      <w:r w:rsidR="008050CB">
        <w:rPr>
          <w:rFonts w:ascii="Times New Roman" w:eastAsia="Times New Roman" w:hAnsi="Times New Roman" w:cs="Times New Roman"/>
          <w:sz w:val="28"/>
          <w:szCs w:val="28"/>
          <w:lang w:eastAsia="zh-CN"/>
        </w:rPr>
        <w:t>1</w:t>
      </w:r>
      <w:r>
        <w:rPr>
          <w:rFonts w:ascii="Times New Roman" w:eastAsia="Times New Roman" w:hAnsi="Times New Roman" w:cs="Times New Roman"/>
          <w:sz w:val="28"/>
          <w:szCs w:val="28"/>
          <w:lang w:eastAsia="zh-CN"/>
        </w:rPr>
        <w:t>.</w:t>
      </w:r>
      <w:r w:rsidR="008050CB">
        <w:rPr>
          <w:rFonts w:ascii="Times New Roman" w:eastAsia="Times New Roman" w:hAnsi="Times New Roman" w:cs="Times New Roman"/>
          <w:sz w:val="28"/>
          <w:szCs w:val="28"/>
          <w:lang w:eastAsia="zh-CN"/>
        </w:rPr>
        <w:t>3</w:t>
      </w:r>
      <w:r>
        <w:rPr>
          <w:rFonts w:ascii="Times New Roman" w:eastAsia="Times New Roman" w:hAnsi="Times New Roman" w:cs="Times New Roman"/>
          <w:spacing w:val="35"/>
          <w:sz w:val="28"/>
          <w:szCs w:val="28"/>
          <w:lang w:eastAsia="zh-CN"/>
        </w:rPr>
        <w:t xml:space="preserve"> </w:t>
      </w:r>
      <w:r w:rsidR="008050CB" w:rsidRPr="008050CB">
        <w:rPr>
          <w:rFonts w:ascii="Microsoft JhengHei" w:eastAsia="Microsoft JhengHei" w:hAnsi="Microsoft JhengHei" w:cs="Microsoft JhengHei" w:hint="eastAsia"/>
          <w:sz w:val="28"/>
          <w:szCs w:val="28"/>
          <w:lang w:eastAsia="zh-CN"/>
        </w:rPr>
        <w:t>主工作模块</w:t>
      </w:r>
    </w:p>
    <w:p w14:paraId="4A4B09E1" w14:textId="5353B134" w:rsidR="00E7191D" w:rsidRDefault="00E7191D" w:rsidP="00E7191D">
      <w:pPr>
        <w:pStyle w:val="a3"/>
        <w:spacing w:beforeLines="180" w:before="432" w:line="317" w:lineRule="auto"/>
        <w:ind w:left="153" w:firstLine="482"/>
        <w:jc w:val="both"/>
        <w:rPr>
          <w:lang w:eastAsia="zh-CN"/>
        </w:rPr>
      </w:pPr>
      <w:r w:rsidRPr="00E7191D">
        <w:rPr>
          <w:rFonts w:hint="eastAsia"/>
          <w:lang w:eastAsia="zh-CN"/>
        </w:rPr>
        <w:t>我们选用Raspberry Pi 4B 作为嵌入式硬件框架中的核心主工作模块。 其具备1.5Ghz运行的64位四核处理器，高达4GB RAM（可根据型号选择1GB、2GB、4GB、8GB），2.4/5.0 Ghz 双频无线LAN，蓝牙5.0/BLE，千兆以太网，USB3.0，和PoE功能。其优秀的四核性能，能满足对数据采集处理，模型运算，网页后端支持的并行处理能力的需求。</w:t>
      </w:r>
    </w:p>
    <w:p w14:paraId="4CC20237" w14:textId="49DBC827" w:rsidR="00E7191D" w:rsidRDefault="00E7191D">
      <w:pPr>
        <w:pStyle w:val="a3"/>
        <w:spacing w:line="301" w:lineRule="auto"/>
        <w:ind w:left="154" w:right="229" w:firstLine="555"/>
        <w:jc w:val="both"/>
        <w:rPr>
          <w:lang w:eastAsia="zh-CN"/>
        </w:rPr>
      </w:pPr>
    </w:p>
    <w:p w14:paraId="5F9AFC16" w14:textId="77777777" w:rsidR="00122B90" w:rsidRDefault="00122B90" w:rsidP="00122B90">
      <w:pPr>
        <w:spacing w:before="53"/>
        <w:ind w:left="2694"/>
      </w:pPr>
      <w:r>
        <w:rPr>
          <w:noProof/>
        </w:rPr>
        <w:drawing>
          <wp:inline distT="0" distB="0" distL="0" distR="0" wp14:anchorId="5746BE69" wp14:editId="5003A845">
            <wp:extent cx="2315068" cy="1301750"/>
            <wp:effectExtent l="0" t="0" r="0" b="0"/>
            <wp:docPr id="7141" name="图片 7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 name="R-C.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6126" cy="1307968"/>
                    </a:xfrm>
                    <a:prstGeom prst="rect">
                      <a:avLst/>
                    </a:prstGeom>
                  </pic:spPr>
                </pic:pic>
              </a:graphicData>
            </a:graphic>
          </wp:inline>
        </w:drawing>
      </w:r>
    </w:p>
    <w:p w14:paraId="57C5B893" w14:textId="77777777" w:rsidR="00122B90" w:rsidRDefault="00122B90" w:rsidP="00122B90">
      <w:pPr>
        <w:spacing w:before="53"/>
        <w:ind w:left="2127"/>
        <w:rPr>
          <w:rFonts w:asciiTheme="minorEastAsia" w:hAnsiTheme="minorEastAsia"/>
          <w:color w:val="0070C0"/>
          <w:spacing w:val="1"/>
          <w:sz w:val="18"/>
          <w:szCs w:val="18"/>
          <w:lang w:eastAsia="zh-CN"/>
        </w:rPr>
      </w:pPr>
      <w:r>
        <w:rPr>
          <w:rFonts w:asciiTheme="minorEastAsia" w:hAnsiTheme="minorEastAsia" w:hint="eastAsia"/>
          <w:color w:val="0070C0"/>
          <w:spacing w:val="1"/>
          <w:sz w:val="18"/>
          <w:szCs w:val="18"/>
          <w:lang w:eastAsia="zh-CN"/>
        </w:rPr>
        <w:t xml:space="preserve"> </w:t>
      </w:r>
      <w:r>
        <w:rPr>
          <w:rFonts w:asciiTheme="minorEastAsia" w:hAnsiTheme="minorEastAsia"/>
          <w:color w:val="0070C0"/>
          <w:spacing w:val="1"/>
          <w:sz w:val="18"/>
          <w:szCs w:val="18"/>
          <w:lang w:eastAsia="zh-CN"/>
        </w:rPr>
        <w:t xml:space="preserve">       </w:t>
      </w:r>
      <w:r>
        <w:rPr>
          <w:rFonts w:asciiTheme="minorEastAsia" w:hAnsiTheme="minorEastAsia" w:hint="eastAsia"/>
          <w:color w:val="0070C0"/>
          <w:spacing w:val="1"/>
          <w:sz w:val="18"/>
          <w:szCs w:val="18"/>
          <w:lang w:eastAsia="zh-CN"/>
        </w:rPr>
        <w:t>图四：Raspberry</w:t>
      </w:r>
      <w:r>
        <w:rPr>
          <w:rFonts w:asciiTheme="minorEastAsia" w:hAnsiTheme="minorEastAsia"/>
          <w:color w:val="0070C0"/>
          <w:spacing w:val="1"/>
          <w:sz w:val="18"/>
          <w:szCs w:val="18"/>
          <w:lang w:eastAsia="zh-CN"/>
        </w:rPr>
        <w:t xml:space="preserve"> Pi 4</w:t>
      </w:r>
      <w:r>
        <w:rPr>
          <w:rFonts w:asciiTheme="minorEastAsia" w:hAnsiTheme="minorEastAsia" w:hint="eastAsia"/>
          <w:color w:val="0070C0"/>
          <w:spacing w:val="1"/>
          <w:sz w:val="18"/>
          <w:szCs w:val="18"/>
          <w:lang w:eastAsia="zh-CN"/>
        </w:rPr>
        <w:t>B</w:t>
      </w:r>
      <w:r>
        <w:rPr>
          <w:rFonts w:asciiTheme="minorEastAsia" w:hAnsiTheme="minorEastAsia"/>
          <w:color w:val="0070C0"/>
          <w:spacing w:val="1"/>
          <w:sz w:val="18"/>
          <w:szCs w:val="18"/>
          <w:lang w:eastAsia="zh-CN"/>
        </w:rPr>
        <w:t xml:space="preserve"> </w:t>
      </w:r>
      <w:r>
        <w:rPr>
          <w:rFonts w:asciiTheme="minorEastAsia" w:hAnsiTheme="minorEastAsia" w:hint="eastAsia"/>
          <w:color w:val="0070C0"/>
          <w:spacing w:val="1"/>
          <w:sz w:val="18"/>
          <w:szCs w:val="18"/>
          <w:lang w:eastAsia="zh-CN"/>
        </w:rPr>
        <w:t>主工作模块</w:t>
      </w:r>
    </w:p>
    <w:p w14:paraId="617E77ED" w14:textId="5BCBB717" w:rsidR="004B7F55" w:rsidRPr="001B0749" w:rsidRDefault="00000000" w:rsidP="001B0749">
      <w:pPr>
        <w:rPr>
          <w:rFonts w:ascii="宋体" w:eastAsia="宋体" w:hAnsi="宋体"/>
          <w:sz w:val="24"/>
          <w:szCs w:val="24"/>
          <w:lang w:eastAsia="zh-CN"/>
        </w:rPr>
      </w:pPr>
      <w:r>
        <w:rPr>
          <w:rFonts w:ascii="Times New Roman" w:eastAsia="Times New Roman" w:hAnsi="Times New Roman" w:cs="Times New Roman"/>
          <w:b/>
          <w:bCs/>
          <w:sz w:val="30"/>
          <w:szCs w:val="30"/>
          <w:lang w:eastAsia="zh-CN"/>
        </w:rPr>
        <w:t>2.</w:t>
      </w:r>
      <w:r w:rsidR="00B37A54">
        <w:rPr>
          <w:rFonts w:ascii="Times New Roman" w:eastAsia="Times New Roman" w:hAnsi="Times New Roman" w:cs="Times New Roman"/>
          <w:b/>
          <w:bCs/>
          <w:sz w:val="30"/>
          <w:szCs w:val="30"/>
          <w:lang w:eastAsia="zh-CN"/>
        </w:rPr>
        <w:t>2</w:t>
      </w:r>
      <w:r>
        <w:rPr>
          <w:rFonts w:ascii="Times New Roman" w:eastAsia="Times New Roman" w:hAnsi="Times New Roman" w:cs="Times New Roman"/>
          <w:b/>
          <w:bCs/>
          <w:sz w:val="30"/>
          <w:szCs w:val="30"/>
          <w:lang w:eastAsia="zh-CN"/>
        </w:rPr>
        <w:t xml:space="preserve"> </w:t>
      </w:r>
      <w:r>
        <w:rPr>
          <w:rFonts w:ascii="Times New Roman" w:eastAsia="Times New Roman" w:hAnsi="Times New Roman" w:cs="Times New Roman"/>
          <w:b/>
          <w:bCs/>
          <w:spacing w:val="1"/>
          <w:sz w:val="30"/>
          <w:szCs w:val="30"/>
          <w:lang w:eastAsia="zh-CN"/>
        </w:rPr>
        <w:t xml:space="preserve"> </w:t>
      </w:r>
      <w:r w:rsidR="00B37A54" w:rsidRPr="00B37A54">
        <w:rPr>
          <w:rFonts w:ascii="宋体" w:eastAsia="宋体" w:hAnsi="宋体" w:cs="宋体" w:hint="eastAsia"/>
          <w:spacing w:val="1"/>
          <w:sz w:val="30"/>
          <w:szCs w:val="30"/>
          <w:lang w:eastAsia="zh-CN"/>
        </w:rPr>
        <w:t>硬件原型搭建</w:t>
      </w:r>
    </w:p>
    <w:p w14:paraId="68C4D47B" w14:textId="4FD691F0" w:rsidR="00B37A54" w:rsidRDefault="00B37A54" w:rsidP="00B37A54">
      <w:pPr>
        <w:pStyle w:val="a3"/>
        <w:spacing w:beforeLines="180" w:before="432" w:line="317" w:lineRule="auto"/>
        <w:ind w:left="153" w:firstLine="482"/>
        <w:jc w:val="both"/>
        <w:rPr>
          <w:lang w:eastAsia="zh-CN"/>
        </w:rPr>
      </w:pPr>
      <w:r>
        <w:rPr>
          <w:rFonts w:hint="eastAsia"/>
          <w:lang w:eastAsia="zh-CN"/>
        </w:rPr>
        <w:t>通过集成上述传感器、评估板和声音数据采集设备构建了一个快速紧凑的硬件原型。 M5Stack</w:t>
      </w:r>
      <w:ins w:id="26" w:author="徐 立文" w:date="2022-10-24T15:05:00Z">
        <w:r w:rsidR="00177DAA">
          <w:rPr>
            <w:lang w:eastAsia="zh-CN"/>
          </w:rPr>
          <w:t xml:space="preserve"> </w:t>
        </w:r>
        <w:r w:rsidR="00177DAA">
          <w:rPr>
            <w:rFonts w:hint="eastAsia"/>
            <w:lang w:eastAsia="zh-CN"/>
          </w:rPr>
          <w:t>Stick</w:t>
        </w:r>
      </w:ins>
      <w:r>
        <w:rPr>
          <w:rFonts w:hint="eastAsia"/>
          <w:lang w:eastAsia="zh-CN"/>
        </w:rPr>
        <w:t xml:space="preserve"> C+ 与MAX30100传感器模块构成血氧数据采集模块。MAX30100通过</w:t>
      </w:r>
      <w:del w:id="27" w:author="徐 立文" w:date="2022-10-24T15:05:00Z">
        <w:r w:rsidDel="00177DAA">
          <w:rPr>
            <w:rFonts w:hint="eastAsia"/>
            <w:lang w:eastAsia="zh-CN"/>
          </w:rPr>
          <w:delText>串口</w:delText>
        </w:r>
      </w:del>
      <w:ins w:id="28" w:author="徐 立文" w:date="2022-10-24T15:05:00Z">
        <w:r w:rsidR="00177DAA">
          <w:rPr>
            <w:rFonts w:hint="eastAsia"/>
            <w:lang w:eastAsia="zh-CN"/>
          </w:rPr>
          <w:t>I</w:t>
        </w:r>
        <w:r w:rsidR="00177DAA">
          <w:rPr>
            <w:lang w:eastAsia="zh-CN"/>
          </w:rPr>
          <w:t>2</w:t>
        </w:r>
        <w:r w:rsidR="00177DAA">
          <w:rPr>
            <w:rFonts w:hint="eastAsia"/>
            <w:lang w:eastAsia="zh-CN"/>
          </w:rPr>
          <w:t>C总线</w:t>
        </w:r>
      </w:ins>
      <w:r>
        <w:rPr>
          <w:rFonts w:hint="eastAsia"/>
          <w:lang w:eastAsia="zh-CN"/>
        </w:rPr>
        <w:t xml:space="preserve">，将血氧数据实时传输到M5Stack </w:t>
      </w:r>
      <w:ins w:id="29" w:author="徐 立文" w:date="2022-10-24T15:06:00Z">
        <w:r w:rsidR="00177DAA">
          <w:rPr>
            <w:rFonts w:hint="eastAsia"/>
            <w:lang w:eastAsia="zh-CN"/>
          </w:rPr>
          <w:t xml:space="preserve">Stick </w:t>
        </w:r>
      </w:ins>
      <w:r>
        <w:rPr>
          <w:rFonts w:hint="eastAsia"/>
          <w:lang w:eastAsia="zh-CN"/>
        </w:rPr>
        <w:t>C+模块上。</w:t>
      </w:r>
    </w:p>
    <w:p w14:paraId="2ABC77B4" w14:textId="171E0FEC" w:rsidR="004B7F55" w:rsidRDefault="00B37A54" w:rsidP="00B37A54">
      <w:pPr>
        <w:pStyle w:val="a3"/>
        <w:spacing w:beforeLines="180" w:before="432" w:line="317" w:lineRule="auto"/>
        <w:ind w:left="153" w:firstLine="482"/>
        <w:jc w:val="both"/>
        <w:rPr>
          <w:lang w:eastAsia="zh-CN"/>
        </w:rPr>
      </w:pPr>
      <w:r>
        <w:rPr>
          <w:rFonts w:hint="eastAsia"/>
          <w:lang w:eastAsia="zh-CN"/>
        </w:rPr>
        <w:tab/>
        <w:t>ReSpeaker 4-Mic阵列通过排线</w:t>
      </w:r>
      <w:ins w:id="30" w:author="徐 立文" w:date="2022-10-24T15:06:00Z">
        <w:r w:rsidR="00177DAA">
          <w:rPr>
            <w:rFonts w:hint="eastAsia"/>
            <w:lang w:eastAsia="zh-CN"/>
          </w:rPr>
          <w:t>（I</w:t>
        </w:r>
        <w:r w:rsidR="00177DAA">
          <w:rPr>
            <w:lang w:eastAsia="zh-CN"/>
          </w:rPr>
          <w:t>2</w:t>
        </w:r>
        <w:r w:rsidR="00177DAA">
          <w:rPr>
            <w:rFonts w:hint="eastAsia"/>
            <w:lang w:eastAsia="zh-CN"/>
          </w:rPr>
          <w:t>C）</w:t>
        </w:r>
      </w:ins>
      <w:r>
        <w:rPr>
          <w:rFonts w:hint="eastAsia"/>
          <w:lang w:eastAsia="zh-CN"/>
        </w:rPr>
        <w:t>与主处理模块Raspberry Pi 4B直接连接，记录咳嗽音数据。同时，M5Stack C+ 通过</w:t>
      </w:r>
      <w:ins w:id="31" w:author="徐 立文" w:date="2022-10-24T15:06:00Z">
        <w:r w:rsidR="00177DAA">
          <w:rPr>
            <w:rFonts w:hint="eastAsia"/>
            <w:lang w:eastAsia="zh-CN"/>
          </w:rPr>
          <w:t>WIFI</w:t>
        </w:r>
      </w:ins>
      <w:del w:id="32" w:author="徐 立文" w:date="2022-10-24T15:06:00Z">
        <w:r w:rsidDel="00177DAA">
          <w:rPr>
            <w:rFonts w:hint="eastAsia"/>
            <w:lang w:eastAsia="zh-CN"/>
          </w:rPr>
          <w:delText>蓝牙</w:delText>
        </w:r>
      </w:del>
      <w:r>
        <w:rPr>
          <w:rFonts w:hint="eastAsia"/>
          <w:lang w:eastAsia="zh-CN"/>
        </w:rPr>
        <w:t>发送血氧采集数据到Raspberry Pi 4B 上。</w:t>
      </w:r>
    </w:p>
    <w:p w14:paraId="68DE013A" w14:textId="4BF5B4E2" w:rsidR="004B7F55" w:rsidRDefault="004B7F55">
      <w:pPr>
        <w:spacing w:line="317" w:lineRule="auto"/>
        <w:jc w:val="both"/>
        <w:rPr>
          <w:lang w:eastAsia="zh-CN"/>
        </w:rPr>
      </w:pPr>
    </w:p>
    <w:p w14:paraId="28D396AA" w14:textId="77777777" w:rsidR="00B37A54" w:rsidRDefault="00B37A54" w:rsidP="00B37A54">
      <w:pPr>
        <w:spacing w:before="53"/>
        <w:ind w:left="154"/>
        <w:rPr>
          <w:sz w:val="30"/>
          <w:szCs w:val="30"/>
        </w:rPr>
      </w:pPr>
      <w:r>
        <w:rPr>
          <w:noProof/>
          <w:sz w:val="30"/>
          <w:szCs w:val="30"/>
        </w:rPr>
        <w:drawing>
          <wp:inline distT="0" distB="0" distL="0" distR="0" wp14:anchorId="04973B9F" wp14:editId="38D6EC0C">
            <wp:extent cx="5367454" cy="3360749"/>
            <wp:effectExtent l="0" t="0" r="5080" b="5080"/>
            <wp:docPr id="7142" name="图片 7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 name="截屏2022-10-19 下午8.40.13.png"/>
                    <pic:cNvPicPr/>
                  </pic:nvPicPr>
                  <pic:blipFill>
                    <a:blip r:embed="rId23">
                      <a:extLst>
                        <a:ext uri="{28A0092B-C50C-407E-A947-70E740481C1C}">
                          <a14:useLocalDpi xmlns:a14="http://schemas.microsoft.com/office/drawing/2010/main" val="0"/>
                        </a:ext>
                      </a:extLst>
                    </a:blip>
                    <a:stretch>
                      <a:fillRect/>
                    </a:stretch>
                  </pic:blipFill>
                  <pic:spPr>
                    <a:xfrm>
                      <a:off x="0" y="0"/>
                      <a:ext cx="5372743" cy="3364060"/>
                    </a:xfrm>
                    <a:prstGeom prst="rect">
                      <a:avLst/>
                    </a:prstGeom>
                  </pic:spPr>
                </pic:pic>
              </a:graphicData>
            </a:graphic>
          </wp:inline>
        </w:drawing>
      </w:r>
    </w:p>
    <w:p w14:paraId="5847C130" w14:textId="77777777" w:rsidR="00B37A54" w:rsidRDefault="00B37A54" w:rsidP="00B37A54">
      <w:pPr>
        <w:spacing w:before="53"/>
        <w:ind w:left="154"/>
        <w:rPr>
          <w:sz w:val="30"/>
          <w:szCs w:val="30"/>
        </w:rPr>
      </w:pPr>
    </w:p>
    <w:p w14:paraId="53CB3F94" w14:textId="77777777" w:rsidR="00B37A54" w:rsidRPr="00F00AC5" w:rsidRDefault="00B37A54" w:rsidP="00B37A54">
      <w:pPr>
        <w:spacing w:before="53"/>
        <w:ind w:left="154"/>
        <w:rPr>
          <w:color w:val="FF0000"/>
          <w:sz w:val="30"/>
          <w:szCs w:val="30"/>
          <w:lang w:eastAsia="zh-CN"/>
        </w:rPr>
      </w:pPr>
      <w:r w:rsidRPr="00F00AC5">
        <w:rPr>
          <w:color w:val="FF0000"/>
          <w:sz w:val="30"/>
          <w:szCs w:val="30"/>
          <w:lang w:eastAsia="zh-CN"/>
        </w:rPr>
        <w:t>(</w:t>
      </w:r>
      <w:r w:rsidRPr="00F00AC5">
        <w:rPr>
          <w:rFonts w:hint="eastAsia"/>
          <w:color w:val="FF0000"/>
          <w:sz w:val="30"/>
          <w:szCs w:val="30"/>
          <w:lang w:eastAsia="zh-CN"/>
        </w:rPr>
        <w:t>补充一个真实模型照片</w:t>
      </w:r>
      <w:r w:rsidRPr="00F00AC5">
        <w:rPr>
          <w:rFonts w:hint="eastAsia"/>
          <w:color w:val="FF0000"/>
          <w:sz w:val="30"/>
          <w:szCs w:val="30"/>
          <w:lang w:eastAsia="zh-CN"/>
        </w:rPr>
        <w:t>)</w:t>
      </w:r>
    </w:p>
    <w:p w14:paraId="3752F53F" w14:textId="77777777" w:rsidR="00B37A54" w:rsidRDefault="00B37A54" w:rsidP="00B37A54">
      <w:pPr>
        <w:spacing w:before="53"/>
        <w:ind w:left="154"/>
        <w:rPr>
          <w:color w:val="FF0000"/>
          <w:sz w:val="30"/>
          <w:szCs w:val="30"/>
          <w:lang w:eastAsia="zh-CN"/>
        </w:rPr>
      </w:pPr>
    </w:p>
    <w:p w14:paraId="339C4C3D" w14:textId="2033D85A" w:rsidR="0006086A" w:rsidRDefault="0006086A">
      <w:pPr>
        <w:rPr>
          <w:sz w:val="28"/>
          <w:szCs w:val="28"/>
          <w:lang w:eastAsia="zh-CN"/>
        </w:rPr>
      </w:pPr>
      <w:r>
        <w:rPr>
          <w:sz w:val="28"/>
          <w:szCs w:val="28"/>
          <w:lang w:eastAsia="zh-CN"/>
        </w:rPr>
        <w:br w:type="page"/>
      </w:r>
    </w:p>
    <w:p w14:paraId="0E259C1A" w14:textId="7132AF50" w:rsidR="004B7F55" w:rsidRDefault="006B497A" w:rsidP="006B497A">
      <w:pPr>
        <w:tabs>
          <w:tab w:val="left" w:pos="680"/>
        </w:tabs>
        <w:rPr>
          <w:rFonts w:ascii="宋体" w:eastAsia="宋体" w:hAnsi="宋体" w:cs="宋体"/>
          <w:sz w:val="30"/>
          <w:szCs w:val="30"/>
          <w:lang w:eastAsia="zh-CN"/>
        </w:rPr>
      </w:pPr>
      <w:r>
        <w:rPr>
          <w:rFonts w:ascii="Times New Roman" w:eastAsia="Times New Roman" w:hAnsi="Times New Roman" w:cs="Times New Roman"/>
          <w:b/>
          <w:bCs/>
          <w:sz w:val="30"/>
          <w:szCs w:val="30"/>
          <w:lang w:eastAsia="zh-CN"/>
        </w:rPr>
        <w:lastRenderedPageBreak/>
        <w:t xml:space="preserve">2.3 </w:t>
      </w:r>
      <w:r>
        <w:rPr>
          <w:rFonts w:ascii="Times New Roman" w:eastAsia="Times New Roman" w:hAnsi="Times New Roman" w:cs="Times New Roman"/>
          <w:b/>
          <w:bCs/>
          <w:spacing w:val="1"/>
          <w:sz w:val="30"/>
          <w:szCs w:val="30"/>
          <w:lang w:eastAsia="zh-CN"/>
        </w:rPr>
        <w:t xml:space="preserve"> </w:t>
      </w:r>
      <w:r w:rsidR="0006086A" w:rsidRPr="0006086A">
        <w:rPr>
          <w:rFonts w:ascii="宋体" w:eastAsia="宋体" w:hAnsi="宋体" w:cs="宋体" w:hint="eastAsia"/>
          <w:sz w:val="30"/>
          <w:szCs w:val="30"/>
          <w:lang w:eastAsia="zh-CN"/>
        </w:rPr>
        <w:t>采集功能的实现</w:t>
      </w:r>
    </w:p>
    <w:p w14:paraId="47920347" w14:textId="69647A12" w:rsidR="004B7F55" w:rsidRDefault="00CE0CE0" w:rsidP="00CE0CE0">
      <w:pPr>
        <w:pStyle w:val="a3"/>
        <w:spacing w:beforeLines="180" w:before="432" w:line="317" w:lineRule="auto"/>
        <w:ind w:left="153" w:firstLine="482"/>
        <w:jc w:val="both"/>
        <w:rPr>
          <w:lang w:eastAsia="zh-CN"/>
        </w:rPr>
      </w:pPr>
      <w:r w:rsidRPr="00CE0CE0">
        <w:rPr>
          <w:rFonts w:hint="eastAsia"/>
          <w:spacing w:val="1"/>
          <w:lang w:eastAsia="zh-CN"/>
        </w:rPr>
        <w:t>1、血氧采集模块功能实现：通过M5Stack MircoPython 快速实施定时血氧数据的采集功能，采集时间间隔为500ms，通过wifi 将数据上传到服务器端口。</w:t>
      </w:r>
    </w:p>
    <w:p w14:paraId="47949708" w14:textId="2FEA21E0" w:rsidR="004B7F55" w:rsidRDefault="00CC5B52">
      <w:pPr>
        <w:spacing w:before="18" w:line="280" w:lineRule="exact"/>
        <w:rPr>
          <w:sz w:val="28"/>
          <w:szCs w:val="28"/>
          <w:lang w:eastAsia="zh-CN"/>
        </w:rPr>
      </w:pPr>
      <w:r>
        <w:rPr>
          <w:noProof/>
          <w:sz w:val="30"/>
          <w:szCs w:val="30"/>
        </w:rPr>
        <w:drawing>
          <wp:anchor distT="0" distB="0" distL="114300" distR="114300" simplePos="0" relativeHeight="503309717" behindDoc="0" locked="0" layoutInCell="1" allowOverlap="1" wp14:anchorId="4CB792C8" wp14:editId="77C84EDB">
            <wp:simplePos x="0" y="0"/>
            <wp:positionH relativeFrom="column">
              <wp:posOffset>73025</wp:posOffset>
            </wp:positionH>
            <wp:positionV relativeFrom="paragraph">
              <wp:posOffset>265430</wp:posOffset>
            </wp:positionV>
            <wp:extent cx="6217920" cy="2426335"/>
            <wp:effectExtent l="0" t="0" r="0" b="0"/>
            <wp:wrapSquare wrapText="bothSides"/>
            <wp:docPr id="5835" name="图片 583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 name="图片 5835" descr="图示&#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17920" cy="2426335"/>
                    </a:xfrm>
                    <a:prstGeom prst="rect">
                      <a:avLst/>
                    </a:prstGeom>
                  </pic:spPr>
                </pic:pic>
              </a:graphicData>
            </a:graphic>
            <wp14:sizeRelH relativeFrom="margin">
              <wp14:pctWidth>0</wp14:pctWidth>
            </wp14:sizeRelH>
            <wp14:sizeRelV relativeFrom="margin">
              <wp14:pctHeight>0</wp14:pctHeight>
            </wp14:sizeRelV>
          </wp:anchor>
        </w:drawing>
      </w:r>
    </w:p>
    <w:p w14:paraId="55466DF3" w14:textId="3BDD6F6E" w:rsidR="00CC5B52" w:rsidRDefault="00CC5B52">
      <w:pPr>
        <w:spacing w:before="18" w:line="280" w:lineRule="exact"/>
        <w:rPr>
          <w:noProof/>
          <w:sz w:val="28"/>
          <w:szCs w:val="28"/>
          <w:lang w:eastAsia="zh-CN"/>
        </w:rPr>
      </w:pPr>
    </w:p>
    <w:p w14:paraId="14491D40" w14:textId="34AB639D" w:rsidR="00CC5B52" w:rsidRPr="00CC5B52" w:rsidRDefault="00CC5B52" w:rsidP="00CC5B52">
      <w:pPr>
        <w:spacing w:beforeLines="36" w:before="86" w:line="317" w:lineRule="auto"/>
        <w:ind w:leftChars="27" w:left="59" w:firstLineChars="185" w:firstLine="518"/>
        <w:jc w:val="both"/>
        <w:rPr>
          <w:rFonts w:ascii="宋体" w:eastAsia="宋体" w:hAnsi="宋体"/>
          <w:noProof/>
          <w:sz w:val="28"/>
          <w:szCs w:val="28"/>
          <w:lang w:eastAsia="zh-CN"/>
        </w:rPr>
      </w:pPr>
      <w:r w:rsidRPr="00CC5B52">
        <w:rPr>
          <w:rFonts w:ascii="宋体" w:eastAsia="宋体" w:hAnsi="宋体" w:hint="eastAsia"/>
          <w:noProof/>
          <w:sz w:val="28"/>
          <w:szCs w:val="28"/>
          <w:lang w:eastAsia="zh-CN"/>
        </w:rPr>
        <w:t>2、咳嗽音采集模块功能实现：ReSpeaker 4-Mic麦克风阵列收集到的数据，通过40 pin head 排线 与 RaspBerry Pi主处理板相连。RaspBerry Pi 上通过三个线程，并行处理声音采集、4通道转2通道、血氧采集数据接收。 并按时间标签，将血氧采集数据和咳嗽音采集数据分别作为数据记录，插入到mongo数据库列表里，以备后期风险识别功能模块进行调用。线程功能描述如下：</w:t>
      </w:r>
    </w:p>
    <w:p w14:paraId="4EB79997" w14:textId="0A3DC4D7" w:rsidR="00CC5B52" w:rsidRDefault="00177DAA">
      <w:pPr>
        <w:spacing w:before="18" w:line="280" w:lineRule="exact"/>
        <w:rPr>
          <w:noProof/>
          <w:sz w:val="28"/>
          <w:szCs w:val="28"/>
          <w:lang w:eastAsia="zh-CN"/>
        </w:rPr>
      </w:pPr>
      <w:ins w:id="33" w:author="徐 立文" w:date="2022-10-24T15:08:00Z">
        <w:r>
          <w:rPr>
            <w:rFonts w:hint="eastAsia"/>
            <w:noProof/>
            <w:sz w:val="30"/>
            <w:szCs w:val="30"/>
          </w:rPr>
          <mc:AlternateContent>
            <mc:Choice Requires="wpi">
              <w:drawing>
                <wp:anchor distT="0" distB="0" distL="114300" distR="114300" simplePos="0" relativeHeight="503315861" behindDoc="0" locked="0" layoutInCell="1" allowOverlap="1" wp14:anchorId="03E50F52" wp14:editId="24F384FD">
                  <wp:simplePos x="0" y="0"/>
                  <wp:positionH relativeFrom="column">
                    <wp:posOffset>5145405</wp:posOffset>
                  </wp:positionH>
                  <wp:positionV relativeFrom="paragraph">
                    <wp:posOffset>1791335</wp:posOffset>
                  </wp:positionV>
                  <wp:extent cx="467925" cy="238125"/>
                  <wp:effectExtent l="38100" t="38100" r="15240" b="41275"/>
                  <wp:wrapNone/>
                  <wp:docPr id="16" name="Ink 16"/>
                  <wp:cNvGraphicFramePr/>
                  <a:graphic xmlns:a="http://schemas.openxmlformats.org/drawingml/2006/main">
                    <a:graphicData uri="http://schemas.microsoft.com/office/word/2010/wordprocessingInk">
                      <w14:contentPart bwMode="auto" r:id="rId25">
                        <w14:nvContentPartPr>
                          <w14:cNvContentPartPr/>
                        </w14:nvContentPartPr>
                        <w14:xfrm>
                          <a:off x="0" y="0"/>
                          <a:ext cx="467925" cy="238125"/>
                        </w14:xfrm>
                      </w14:contentPart>
                    </a:graphicData>
                  </a:graphic>
                </wp:anchor>
              </w:drawing>
            </mc:Choice>
            <mc:Fallback>
              <w:pict>
                <v:shapetype w14:anchorId="4AE762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404.45pt;margin-top:140.35pt;width:38.3pt;height:20.15pt;z-index:5033158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">
                  <v:imagedata r:id="rId26" o:title=""/>
                </v:shape>
              </w:pict>
            </mc:Fallback>
          </mc:AlternateContent>
        </w:r>
        <w:r>
          <w:rPr>
            <w:rFonts w:hint="eastAsia"/>
            <w:noProof/>
            <w:sz w:val="30"/>
            <w:szCs w:val="30"/>
          </w:rPr>
          <mc:AlternateContent>
            <mc:Choice Requires="wpi">
              <w:drawing>
                <wp:anchor distT="0" distB="0" distL="114300" distR="114300" simplePos="0" relativeHeight="503311765" behindDoc="0" locked="0" layoutInCell="1" allowOverlap="1" wp14:anchorId="0EC55838" wp14:editId="7116CC31">
                  <wp:simplePos x="0" y="0"/>
                  <wp:positionH relativeFrom="column">
                    <wp:posOffset>4708100</wp:posOffset>
                  </wp:positionH>
                  <wp:positionV relativeFrom="paragraph">
                    <wp:posOffset>1668273</wp:posOffset>
                  </wp:positionV>
                  <wp:extent cx="233280" cy="154440"/>
                  <wp:effectExtent l="38100" t="38100" r="33655" b="36195"/>
                  <wp:wrapNone/>
                  <wp:docPr id="6" name="Ink 6"/>
                  <wp:cNvGraphicFramePr/>
                  <a:graphic xmlns:a="http://schemas.openxmlformats.org/drawingml/2006/main">
                    <a:graphicData uri="http://schemas.microsoft.com/office/word/2010/wordprocessingInk">
                      <w14:contentPart bwMode="auto" r:id="rId27">
                        <w14:nvContentPartPr>
                          <w14:cNvContentPartPr/>
                        </w14:nvContentPartPr>
                        <w14:xfrm>
                          <a:off x="0" y="0"/>
                          <a:ext cx="233280" cy="154440"/>
                        </w14:xfrm>
                      </w14:contentPart>
                    </a:graphicData>
                  </a:graphic>
                </wp:anchor>
              </w:drawing>
            </mc:Choice>
            <mc:Fallback>
              <w:pict>
                <v:shape w14:anchorId="270D777C" id="Ink 6" o:spid="_x0000_s1026" type="#_x0000_t75" style="position:absolute;margin-left:370pt;margin-top:130.65pt;width:19.75pt;height:13.55pt;z-index:5033117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">
                  <v:imagedata r:id="rId28" o:title=""/>
                </v:shape>
              </w:pict>
            </mc:Fallback>
          </mc:AlternateContent>
        </w:r>
      </w:ins>
      <w:r w:rsidR="00CC5B52">
        <w:rPr>
          <w:rFonts w:hint="eastAsia"/>
          <w:noProof/>
          <w:sz w:val="30"/>
          <w:szCs w:val="30"/>
        </w:rPr>
        <w:drawing>
          <wp:anchor distT="0" distB="0" distL="114300" distR="114300" simplePos="0" relativeHeight="503310741" behindDoc="0" locked="0" layoutInCell="1" allowOverlap="1" wp14:anchorId="757F85C5" wp14:editId="70C5EAEF">
            <wp:simplePos x="0" y="0"/>
            <wp:positionH relativeFrom="column">
              <wp:posOffset>72341</wp:posOffset>
            </wp:positionH>
            <wp:positionV relativeFrom="paragraph">
              <wp:posOffset>273831</wp:posOffset>
            </wp:positionV>
            <wp:extent cx="6327775" cy="3308985"/>
            <wp:effectExtent l="0" t="0" r="0" b="5715"/>
            <wp:wrapSquare wrapText="bothSides"/>
            <wp:docPr id="5836" name="图片 583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 name="图片 5836"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6327775" cy="3308985"/>
                    </a:xfrm>
                    <a:prstGeom prst="rect">
                      <a:avLst/>
                    </a:prstGeom>
                  </pic:spPr>
                </pic:pic>
              </a:graphicData>
            </a:graphic>
          </wp:anchor>
        </w:drawing>
      </w:r>
    </w:p>
    <w:p w14:paraId="6276EBB9" w14:textId="6ACA1482" w:rsidR="004B7F55" w:rsidRDefault="00AD5AE8">
      <w:pPr>
        <w:ind w:left="154"/>
        <w:rPr>
          <w:rFonts w:ascii="宋体" w:eastAsia="宋体" w:hAnsi="宋体" w:cs="宋体"/>
          <w:sz w:val="30"/>
          <w:szCs w:val="30"/>
          <w:lang w:eastAsia="zh-CN"/>
        </w:rPr>
      </w:pPr>
      <w:r>
        <w:rPr>
          <w:rFonts w:ascii="Times New Roman" w:eastAsia="Times New Roman" w:hAnsi="Times New Roman" w:cs="Times New Roman"/>
          <w:b/>
          <w:bCs/>
          <w:sz w:val="30"/>
          <w:szCs w:val="30"/>
          <w:lang w:eastAsia="zh-CN"/>
        </w:rPr>
        <w:lastRenderedPageBreak/>
        <w:t xml:space="preserve">2.4 </w:t>
      </w:r>
      <w:r>
        <w:rPr>
          <w:rFonts w:ascii="Times New Roman" w:eastAsia="Times New Roman" w:hAnsi="Times New Roman" w:cs="Times New Roman"/>
          <w:b/>
          <w:bCs/>
          <w:spacing w:val="1"/>
          <w:sz w:val="30"/>
          <w:szCs w:val="30"/>
          <w:lang w:eastAsia="zh-CN"/>
        </w:rPr>
        <w:t xml:space="preserve"> </w:t>
      </w:r>
      <w:r w:rsidRPr="00AD5AE8">
        <w:rPr>
          <w:rFonts w:ascii="宋体" w:eastAsia="宋体" w:hAnsi="宋体" w:cs="宋体" w:hint="eastAsia"/>
          <w:spacing w:val="1"/>
          <w:sz w:val="30"/>
          <w:szCs w:val="30"/>
          <w:lang w:eastAsia="zh-CN"/>
        </w:rPr>
        <w:t>为网页客户端的服务实现</w:t>
      </w:r>
    </w:p>
    <w:p w14:paraId="0493B374" w14:textId="1CB9064A" w:rsidR="009D2801" w:rsidRDefault="009D2801" w:rsidP="009D2801">
      <w:pPr>
        <w:pStyle w:val="a3"/>
        <w:spacing w:beforeLines="180" w:before="432" w:line="317" w:lineRule="auto"/>
        <w:ind w:left="153" w:firstLine="482"/>
        <w:jc w:val="both"/>
        <w:rPr>
          <w:lang w:eastAsia="zh-CN"/>
        </w:rPr>
      </w:pPr>
      <w:r>
        <w:rPr>
          <w:rFonts w:hint="eastAsia"/>
          <w:lang w:eastAsia="zh-CN"/>
        </w:rPr>
        <w:t xml:space="preserve">我们需要建立一个基于web网页形式的呼吸系统风险识别的客户端应用框架。由于我们的主硬件功能模块，采用了python编程语言在RaspBerry Pi 上完成功能实现。而Django是Python体系下最成熟的web框架之一，因其能够快速开发网站应用的特性成为了中小型网站开发框架首选。 所以，我们采用Django作为Web应用程序后端框架，其成熟的开源社区资源，可以使开发网站变得更简便、快速。  </w:t>
      </w:r>
    </w:p>
    <w:p w14:paraId="08198A62" w14:textId="31581F64" w:rsidR="004B7F55" w:rsidRDefault="009D2801" w:rsidP="009D2801">
      <w:pPr>
        <w:pStyle w:val="a3"/>
        <w:spacing w:beforeLines="180" w:before="432" w:line="317" w:lineRule="auto"/>
        <w:ind w:left="153" w:firstLine="482"/>
        <w:jc w:val="both"/>
        <w:rPr>
          <w:lang w:eastAsia="zh-CN"/>
        </w:rPr>
      </w:pPr>
      <w:r>
        <w:rPr>
          <w:rFonts w:hint="eastAsia"/>
          <w:lang w:eastAsia="zh-CN"/>
        </w:rPr>
        <w:t>在客户端应用页面设计上，我们采用前后端完全分离的框架结构。我们采用了Vue.js 作为前端开发框架，代替Django本身较为孱弱的模板引擎。Vue.js 是一个优秀的前端界面开发 JavaScript 库，其聚焦在简化视图层的实现为目标，使其成为前端页面开发工具中的佼佼者。这种Django则作为服务端提供api接口，前后端实现完全分离，更适合我们的单页应用的开发构建。</w:t>
      </w:r>
    </w:p>
    <w:p w14:paraId="07F967B3" w14:textId="060BE273" w:rsidR="009D2801" w:rsidRDefault="009D2801">
      <w:pPr>
        <w:pStyle w:val="a3"/>
        <w:spacing w:line="317" w:lineRule="auto"/>
        <w:ind w:left="154" w:right="150" w:firstLine="480"/>
        <w:jc w:val="both"/>
        <w:rPr>
          <w:lang w:eastAsia="zh-CN"/>
        </w:rPr>
      </w:pPr>
    </w:p>
    <w:p w14:paraId="4FFC6120" w14:textId="77777777" w:rsidR="00CD64E6" w:rsidRDefault="00CD64E6" w:rsidP="00CD64E6">
      <w:pPr>
        <w:shd w:val="clear" w:color="auto" w:fill="FFFFFF"/>
        <w:spacing w:after="120"/>
        <w:ind w:firstLineChars="200" w:firstLine="440"/>
        <w:rPr>
          <w:rFonts w:asciiTheme="minorEastAsia" w:hAnsiTheme="minorEastAsia"/>
          <w:color w:val="4F81BD" w:themeColor="accent1"/>
          <w:lang w:eastAsia="zh-CN"/>
        </w:rPr>
      </w:pPr>
    </w:p>
    <w:p w14:paraId="2026DA99" w14:textId="77777777" w:rsidR="00CD64E6" w:rsidRPr="009424E8" w:rsidRDefault="00CD64E6" w:rsidP="00CD64E6">
      <w:pPr>
        <w:shd w:val="clear" w:color="auto" w:fill="FFFFFF"/>
        <w:spacing w:after="120"/>
        <w:ind w:firstLineChars="200" w:firstLine="600"/>
        <w:rPr>
          <w:rFonts w:asciiTheme="minorEastAsia" w:hAnsiTheme="minorEastAsia"/>
          <w:color w:val="C00000"/>
          <w:sz w:val="30"/>
          <w:szCs w:val="30"/>
          <w:u w:val="single"/>
          <w:lang w:eastAsia="zh-CN"/>
        </w:rPr>
      </w:pPr>
      <w:r w:rsidRPr="009424E8">
        <w:rPr>
          <w:rFonts w:asciiTheme="minorEastAsia" w:hAnsiTheme="minorEastAsia" w:hint="eastAsia"/>
          <w:color w:val="C00000"/>
          <w:sz w:val="30"/>
          <w:szCs w:val="30"/>
          <w:u w:val="single"/>
          <w:lang w:eastAsia="zh-CN"/>
        </w:rPr>
        <w:t>画一个我们的网页的D</w:t>
      </w:r>
      <w:r w:rsidRPr="009424E8">
        <w:rPr>
          <w:rFonts w:asciiTheme="minorEastAsia" w:hAnsiTheme="minorEastAsia"/>
          <w:color w:val="C00000"/>
          <w:sz w:val="30"/>
          <w:szCs w:val="30"/>
          <w:u w:val="single"/>
          <w:lang w:eastAsia="zh-CN"/>
        </w:rPr>
        <w:t xml:space="preserve">jango+Vue.js </w:t>
      </w:r>
      <w:r w:rsidRPr="009424E8">
        <w:rPr>
          <w:rFonts w:asciiTheme="minorEastAsia" w:hAnsiTheme="minorEastAsia" w:hint="eastAsia"/>
          <w:color w:val="C00000"/>
          <w:sz w:val="30"/>
          <w:szCs w:val="30"/>
          <w:u w:val="single"/>
          <w:lang w:eastAsia="zh-CN"/>
        </w:rPr>
        <w:t>结构大概实现示意图（类似下面的样子）</w:t>
      </w:r>
    </w:p>
    <w:p w14:paraId="0D9CEE7C" w14:textId="77777777" w:rsidR="00CD64E6" w:rsidRDefault="00CD64E6" w:rsidP="00CD64E6">
      <w:pPr>
        <w:shd w:val="clear" w:color="auto" w:fill="FFFFFF"/>
        <w:spacing w:after="120"/>
        <w:ind w:firstLineChars="200" w:firstLine="600"/>
        <w:rPr>
          <w:rFonts w:asciiTheme="minorEastAsia" w:hAnsiTheme="minorEastAsia"/>
          <w:color w:val="C00000"/>
          <w:sz w:val="30"/>
          <w:szCs w:val="30"/>
        </w:rPr>
      </w:pPr>
      <w:r>
        <w:rPr>
          <w:rFonts w:asciiTheme="minorEastAsia" w:hAnsiTheme="minorEastAsia" w:hint="eastAsia"/>
          <w:noProof/>
          <w:color w:val="C00000"/>
          <w:sz w:val="30"/>
          <w:szCs w:val="30"/>
        </w:rPr>
        <w:drawing>
          <wp:inline distT="0" distB="0" distL="0" distR="0" wp14:anchorId="219B9000" wp14:editId="67F005B9">
            <wp:extent cx="4788131" cy="1705276"/>
            <wp:effectExtent l="0" t="0" r="0" b="0"/>
            <wp:docPr id="5838" name="图片 583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 name="图片 5838" descr="图示&#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4814574" cy="1714694"/>
                    </a:xfrm>
                    <a:prstGeom prst="rect">
                      <a:avLst/>
                    </a:prstGeom>
                  </pic:spPr>
                </pic:pic>
              </a:graphicData>
            </a:graphic>
          </wp:inline>
        </w:drawing>
      </w:r>
    </w:p>
    <w:p w14:paraId="5875C8C9" w14:textId="77777777" w:rsidR="00CD64E6" w:rsidRDefault="00CD64E6" w:rsidP="00CD64E6">
      <w:pPr>
        <w:shd w:val="clear" w:color="auto" w:fill="FFFFFF"/>
        <w:spacing w:after="120"/>
        <w:ind w:firstLineChars="200" w:firstLine="600"/>
        <w:rPr>
          <w:rFonts w:asciiTheme="minorEastAsia" w:hAnsiTheme="minorEastAsia"/>
          <w:color w:val="C00000"/>
          <w:sz w:val="30"/>
          <w:szCs w:val="30"/>
        </w:rPr>
      </w:pPr>
    </w:p>
    <w:p w14:paraId="39A4BAA2" w14:textId="77777777" w:rsidR="00CD64E6" w:rsidRPr="009424E8" w:rsidRDefault="00CD64E6" w:rsidP="00CD64E6">
      <w:pPr>
        <w:shd w:val="clear" w:color="auto" w:fill="FFFFFF"/>
        <w:spacing w:after="120"/>
        <w:ind w:firstLineChars="200" w:firstLine="600"/>
        <w:rPr>
          <w:rFonts w:asciiTheme="minorEastAsia" w:hAnsiTheme="minorEastAsia"/>
          <w:color w:val="C00000"/>
          <w:sz w:val="30"/>
          <w:szCs w:val="30"/>
          <w:u w:val="single"/>
          <w:lang w:eastAsia="zh-CN"/>
        </w:rPr>
      </w:pPr>
      <w:r w:rsidRPr="009424E8">
        <w:rPr>
          <w:rFonts w:asciiTheme="minorEastAsia" w:hAnsiTheme="minorEastAsia" w:hint="eastAsia"/>
          <w:color w:val="C00000"/>
          <w:sz w:val="30"/>
          <w:szCs w:val="30"/>
          <w:u w:val="single"/>
          <w:lang w:eastAsia="zh-CN"/>
        </w:rPr>
        <w:t>补充一个客户端页面的样子。</w:t>
      </w:r>
    </w:p>
    <w:p w14:paraId="7F98BD1A" w14:textId="77777777" w:rsidR="00CD64E6" w:rsidRPr="00C554E8" w:rsidRDefault="00CD64E6" w:rsidP="00CD64E6">
      <w:pPr>
        <w:shd w:val="clear" w:color="auto" w:fill="FFFFFF"/>
        <w:spacing w:after="120"/>
        <w:ind w:firstLineChars="200" w:firstLine="600"/>
        <w:rPr>
          <w:rFonts w:asciiTheme="minorEastAsia" w:hAnsiTheme="minorEastAsia"/>
          <w:color w:val="C00000"/>
          <w:sz w:val="30"/>
          <w:szCs w:val="30"/>
          <w:lang w:eastAsia="zh-CN"/>
        </w:rPr>
      </w:pPr>
    </w:p>
    <w:p w14:paraId="10FAFBE9" w14:textId="079ECF53" w:rsidR="009D2801" w:rsidRPr="00CD64E6" w:rsidRDefault="009D2801">
      <w:pPr>
        <w:pStyle w:val="a3"/>
        <w:spacing w:line="317" w:lineRule="auto"/>
        <w:ind w:left="154" w:right="150" w:firstLine="480"/>
        <w:jc w:val="both"/>
        <w:rPr>
          <w:lang w:eastAsia="zh-CN"/>
        </w:rPr>
      </w:pPr>
    </w:p>
    <w:p w14:paraId="72846024" w14:textId="7FFD4C53" w:rsidR="009D2801" w:rsidRDefault="009D2801">
      <w:pPr>
        <w:pStyle w:val="a3"/>
        <w:spacing w:line="317" w:lineRule="auto"/>
        <w:ind w:left="154" w:right="150" w:firstLine="480"/>
        <w:jc w:val="both"/>
        <w:rPr>
          <w:lang w:eastAsia="zh-CN"/>
        </w:rPr>
      </w:pPr>
    </w:p>
    <w:p w14:paraId="3365F966" w14:textId="6A1D9199" w:rsidR="00CD64E6" w:rsidRDefault="00CD64E6">
      <w:pPr>
        <w:pStyle w:val="a3"/>
        <w:spacing w:line="317" w:lineRule="auto"/>
        <w:ind w:left="154" w:right="150" w:firstLine="480"/>
        <w:jc w:val="both"/>
        <w:rPr>
          <w:lang w:eastAsia="zh-CN"/>
        </w:rPr>
      </w:pPr>
    </w:p>
    <w:p w14:paraId="0B6788BB" w14:textId="1DF521DC" w:rsidR="00CD64E6" w:rsidRDefault="00CD64E6">
      <w:pPr>
        <w:pStyle w:val="a3"/>
        <w:spacing w:line="317" w:lineRule="auto"/>
        <w:ind w:left="154" w:right="150" w:firstLine="480"/>
        <w:jc w:val="both"/>
        <w:rPr>
          <w:lang w:eastAsia="zh-CN"/>
        </w:rPr>
      </w:pPr>
    </w:p>
    <w:p w14:paraId="6020CA0A" w14:textId="64F3C8A8" w:rsidR="00CD64E6" w:rsidRDefault="00CD64E6">
      <w:pPr>
        <w:pStyle w:val="a3"/>
        <w:spacing w:line="317" w:lineRule="auto"/>
        <w:ind w:left="154" w:right="150" w:firstLine="480"/>
        <w:jc w:val="both"/>
        <w:rPr>
          <w:lang w:eastAsia="zh-CN"/>
        </w:rPr>
      </w:pPr>
    </w:p>
    <w:p w14:paraId="7765CBDD" w14:textId="174AE0A3" w:rsidR="00CD64E6" w:rsidRDefault="00CD64E6">
      <w:pPr>
        <w:pStyle w:val="a3"/>
        <w:spacing w:line="317" w:lineRule="auto"/>
        <w:ind w:left="154" w:right="150" w:firstLine="480"/>
        <w:jc w:val="both"/>
        <w:rPr>
          <w:lang w:eastAsia="zh-CN"/>
        </w:rPr>
      </w:pPr>
    </w:p>
    <w:p w14:paraId="304B3175" w14:textId="77777777" w:rsidR="004B7F55" w:rsidRDefault="004B7F55">
      <w:pPr>
        <w:rPr>
          <w:lang w:eastAsia="zh-CN"/>
        </w:rPr>
        <w:sectPr w:rsidR="004B7F55">
          <w:footerReference w:type="default" r:id="rId31"/>
          <w:type w:val="continuous"/>
          <w:pgSz w:w="11905" w:h="16840"/>
          <w:pgMar w:top="1100" w:right="980" w:bottom="1180" w:left="980" w:header="720" w:footer="720" w:gutter="0"/>
          <w:cols w:space="720"/>
        </w:sectPr>
      </w:pPr>
    </w:p>
    <w:p w14:paraId="096CB9C7" w14:textId="77777777" w:rsidR="004B7F55" w:rsidRDefault="004B7F55">
      <w:pPr>
        <w:spacing w:line="358" w:lineRule="exact"/>
        <w:rPr>
          <w:lang w:eastAsia="zh-CN"/>
        </w:rPr>
        <w:sectPr w:rsidR="004B7F55">
          <w:headerReference w:type="default" r:id="rId32"/>
          <w:type w:val="continuous"/>
          <w:pgSz w:w="11905" w:h="16840"/>
          <w:pgMar w:top="1100" w:right="920" w:bottom="1180" w:left="980" w:header="720" w:footer="720" w:gutter="0"/>
          <w:cols w:space="720"/>
        </w:sectPr>
      </w:pPr>
    </w:p>
    <w:p w14:paraId="142D591B" w14:textId="77777777" w:rsidR="001B0749" w:rsidRDefault="001B0749" w:rsidP="001B0749">
      <w:pPr>
        <w:spacing w:line="460" w:lineRule="exact"/>
        <w:jc w:val="center"/>
        <w:rPr>
          <w:rFonts w:ascii="宋体" w:eastAsia="宋体" w:hAnsi="宋体" w:cs="宋体"/>
          <w:spacing w:val="1"/>
          <w:sz w:val="36"/>
          <w:szCs w:val="36"/>
          <w:lang w:eastAsia="zh-CN"/>
        </w:rPr>
      </w:pPr>
    </w:p>
    <w:p w14:paraId="3F14692A" w14:textId="1F622B8C" w:rsidR="004B7F55" w:rsidRDefault="00000000" w:rsidP="001B0749">
      <w:pPr>
        <w:spacing w:line="460" w:lineRule="exact"/>
        <w:jc w:val="center"/>
        <w:rPr>
          <w:rFonts w:ascii="宋体" w:eastAsia="宋体" w:hAnsi="宋体" w:cs="宋体"/>
          <w:sz w:val="36"/>
          <w:szCs w:val="36"/>
          <w:lang w:eastAsia="zh-CN"/>
        </w:rPr>
      </w:pPr>
      <w:r>
        <w:rPr>
          <w:rFonts w:ascii="宋体" w:eastAsia="宋体" w:hAnsi="宋体" w:cs="宋体"/>
          <w:spacing w:val="1"/>
          <w:sz w:val="36"/>
          <w:szCs w:val="36"/>
          <w:lang w:eastAsia="zh-CN"/>
        </w:rPr>
        <w:t>第</w:t>
      </w:r>
      <w:r w:rsidR="001B0749">
        <w:rPr>
          <w:rFonts w:ascii="宋体" w:eastAsia="宋体" w:hAnsi="宋体" w:cs="宋体" w:hint="eastAsia"/>
          <w:spacing w:val="1"/>
          <w:sz w:val="36"/>
          <w:szCs w:val="36"/>
          <w:lang w:eastAsia="zh-CN"/>
        </w:rPr>
        <w:t>三</w:t>
      </w:r>
      <w:r>
        <w:rPr>
          <w:rFonts w:ascii="宋体" w:eastAsia="宋体" w:hAnsi="宋体" w:cs="宋体"/>
          <w:sz w:val="36"/>
          <w:szCs w:val="36"/>
          <w:lang w:eastAsia="zh-CN"/>
        </w:rPr>
        <w:t>章</w:t>
      </w:r>
      <w:r>
        <w:rPr>
          <w:rFonts w:ascii="宋体" w:eastAsia="宋体" w:hAnsi="宋体" w:cs="宋体"/>
          <w:spacing w:val="2"/>
          <w:sz w:val="36"/>
          <w:szCs w:val="36"/>
          <w:lang w:eastAsia="zh-CN"/>
        </w:rPr>
        <w:t xml:space="preserve"> </w:t>
      </w:r>
      <w:r w:rsidR="001B0749" w:rsidRPr="001B0749">
        <w:rPr>
          <w:rFonts w:ascii="宋体" w:eastAsia="宋体" w:hAnsi="宋体" w:cs="宋体" w:hint="eastAsia"/>
          <w:spacing w:val="1"/>
          <w:sz w:val="36"/>
          <w:szCs w:val="36"/>
          <w:lang w:eastAsia="zh-CN"/>
        </w:rPr>
        <w:t>咳嗽音信号数据与模型开发</w:t>
      </w:r>
    </w:p>
    <w:p w14:paraId="0D133E90" w14:textId="77777777" w:rsidR="004B7F55" w:rsidRDefault="004B7F55">
      <w:pPr>
        <w:spacing w:before="6" w:line="120" w:lineRule="exact"/>
        <w:rPr>
          <w:sz w:val="12"/>
          <w:szCs w:val="12"/>
          <w:lang w:eastAsia="zh-CN"/>
        </w:rPr>
      </w:pPr>
    </w:p>
    <w:p w14:paraId="3653C6AC" w14:textId="77777777" w:rsidR="004B7F55" w:rsidRDefault="004B7F55">
      <w:pPr>
        <w:spacing w:line="200" w:lineRule="exact"/>
        <w:rPr>
          <w:sz w:val="20"/>
          <w:szCs w:val="20"/>
          <w:lang w:eastAsia="zh-CN"/>
        </w:rPr>
      </w:pPr>
    </w:p>
    <w:p w14:paraId="46F97C57" w14:textId="77777777" w:rsidR="004B7F55" w:rsidRDefault="004B7F55">
      <w:pPr>
        <w:spacing w:line="200" w:lineRule="exact"/>
        <w:rPr>
          <w:sz w:val="20"/>
          <w:szCs w:val="20"/>
          <w:lang w:eastAsia="zh-CN"/>
        </w:rPr>
      </w:pPr>
    </w:p>
    <w:p w14:paraId="4B1BAAA2" w14:textId="2E53769F" w:rsidR="004B7F55" w:rsidRDefault="00DE37B6">
      <w:pPr>
        <w:ind w:left="154"/>
        <w:rPr>
          <w:rFonts w:ascii="Times New Roman" w:eastAsia="Times New Roman" w:hAnsi="Times New Roman" w:cs="Times New Roman"/>
          <w:sz w:val="30"/>
          <w:szCs w:val="30"/>
          <w:lang w:eastAsia="zh-CN"/>
        </w:rPr>
      </w:pPr>
      <w:r>
        <w:rPr>
          <w:rFonts w:ascii="Times New Roman" w:eastAsia="Times New Roman" w:hAnsi="Times New Roman" w:cs="Times New Roman"/>
          <w:b/>
          <w:bCs/>
          <w:sz w:val="30"/>
          <w:szCs w:val="30"/>
          <w:lang w:eastAsia="zh-CN"/>
        </w:rPr>
        <w:t xml:space="preserve">3.1 </w:t>
      </w:r>
      <w:r>
        <w:rPr>
          <w:rFonts w:ascii="Times New Roman" w:eastAsia="Times New Roman" w:hAnsi="Times New Roman" w:cs="Times New Roman"/>
          <w:b/>
          <w:bCs/>
          <w:spacing w:val="1"/>
          <w:sz w:val="30"/>
          <w:szCs w:val="30"/>
          <w:lang w:eastAsia="zh-CN"/>
        </w:rPr>
        <w:t xml:space="preserve"> </w:t>
      </w:r>
      <w:r w:rsidRPr="00DE37B6">
        <w:rPr>
          <w:rFonts w:ascii="宋体" w:eastAsia="宋体" w:hAnsi="宋体" w:cs="宋体" w:hint="eastAsia"/>
          <w:b/>
          <w:bCs/>
          <w:spacing w:val="-1"/>
          <w:sz w:val="30"/>
          <w:szCs w:val="30"/>
          <w:lang w:eastAsia="zh-CN"/>
        </w:rPr>
        <w:t>数据收集</w:t>
      </w:r>
    </w:p>
    <w:p w14:paraId="6373858C" w14:textId="77777777" w:rsidR="00516CF4" w:rsidRPr="00516CF4" w:rsidRDefault="00516CF4" w:rsidP="00516CF4">
      <w:pPr>
        <w:pStyle w:val="a3"/>
        <w:adjustRightInd w:val="0"/>
        <w:spacing w:beforeLines="180" w:before="432" w:line="317" w:lineRule="auto"/>
        <w:ind w:left="153" w:firstLine="482"/>
        <w:jc w:val="both"/>
        <w:rPr>
          <w:spacing w:val="-1"/>
          <w:lang w:eastAsia="zh-CN"/>
        </w:rPr>
      </w:pPr>
      <w:r w:rsidRPr="00516CF4">
        <w:rPr>
          <w:rFonts w:hint="eastAsia"/>
          <w:spacing w:val="-1"/>
          <w:lang w:eastAsia="zh-CN"/>
        </w:rPr>
        <w:t>在本研究中，我们采用开源且匿名化后的数据集Covid19-Cough [1] 训练咳嗽音分类模型。该数据集依托一个呼叫中心和Telegram消息机器人，对1324名受试者进行咳嗽音的收集，且询问受试者是否目前是Covid19阳性患者。在这批受试者中，有682人报告为阳性，其中382人具有PCR检测结果, 295为有症状患者。该数据集总共收集了总时长为58分钟的咳嗽音录音，每个录音样本平均时长为xxx. 因为我们的目标是根据咳嗽音判断患者肺部健康状况，我们将具有covid19症状的样本作为阳性样本，其他样本作为阴性样本。</w:t>
      </w:r>
    </w:p>
    <w:p w14:paraId="3463A17F" w14:textId="18073C18" w:rsidR="00516CF4" w:rsidRDefault="00516CF4" w:rsidP="00516CF4">
      <w:pPr>
        <w:pStyle w:val="a3"/>
        <w:adjustRightInd w:val="0"/>
        <w:spacing w:beforeLines="180" w:before="432" w:line="317" w:lineRule="auto"/>
        <w:ind w:left="153" w:firstLine="482"/>
        <w:jc w:val="both"/>
        <w:rPr>
          <w:spacing w:val="-1"/>
          <w:lang w:eastAsia="zh-CN"/>
        </w:rPr>
      </w:pPr>
      <w:r w:rsidRPr="00516CF4">
        <w:rPr>
          <w:rFonts w:hint="eastAsia"/>
          <w:spacing w:val="-1"/>
          <w:lang w:eastAsia="zh-CN"/>
        </w:rPr>
        <w:t>同时，由于我们的应用在实际使用时可能会接收到各种声音干扰，我们需要使用一个模型来检测一段录音是否具有咳嗽声。Covid19-Cough数据集中的所有样本都是具有咳嗽音的。我们采用URBANSOUND8K数据集作为没有咳嗽音的样本。该数据集包含8732个具有标注的音频片段，记录了城市中可能会出现的各种声音，如空调声，汽车鸣笛，音乐，施工声，小孩嬉戏等。我们将Covid19-Cough数据集与URBANSOUND8K数据集组成的新的数据集叫做Cough classification Dataset 1 (CoughCLS-1)数据集.</w:t>
      </w:r>
    </w:p>
    <w:p w14:paraId="74F3B03C" w14:textId="77777777" w:rsidR="004B7F55" w:rsidRDefault="004B7F55">
      <w:pPr>
        <w:spacing w:before="7" w:line="100" w:lineRule="exact"/>
        <w:rPr>
          <w:sz w:val="10"/>
          <w:szCs w:val="10"/>
          <w:lang w:eastAsia="zh-CN"/>
        </w:rPr>
      </w:pPr>
    </w:p>
    <w:p w14:paraId="43BCEB27" w14:textId="77777777" w:rsidR="004B7F55" w:rsidRDefault="004B7F55">
      <w:pPr>
        <w:spacing w:line="200" w:lineRule="exact"/>
        <w:rPr>
          <w:sz w:val="20"/>
          <w:szCs w:val="20"/>
          <w:lang w:eastAsia="zh-CN"/>
        </w:rPr>
      </w:pPr>
    </w:p>
    <w:p w14:paraId="752AFC09" w14:textId="5BACB9B4" w:rsidR="002618CF" w:rsidRDefault="002618CF" w:rsidP="002618CF">
      <w:pPr>
        <w:ind w:left="154"/>
        <w:rPr>
          <w:rFonts w:ascii="Times New Roman" w:eastAsia="Times New Roman" w:hAnsi="Times New Roman" w:cs="Times New Roman"/>
          <w:sz w:val="30"/>
          <w:szCs w:val="30"/>
          <w:lang w:eastAsia="zh-CN"/>
        </w:rPr>
      </w:pPr>
      <w:r>
        <w:rPr>
          <w:rFonts w:ascii="Times New Roman" w:eastAsia="Times New Roman" w:hAnsi="Times New Roman" w:cs="Times New Roman"/>
          <w:b/>
          <w:bCs/>
          <w:sz w:val="30"/>
          <w:szCs w:val="30"/>
          <w:lang w:eastAsia="zh-CN"/>
        </w:rPr>
        <w:t xml:space="preserve">3.2 </w:t>
      </w:r>
      <w:r>
        <w:rPr>
          <w:rFonts w:ascii="Times New Roman" w:eastAsia="Times New Roman" w:hAnsi="Times New Roman" w:cs="Times New Roman"/>
          <w:b/>
          <w:bCs/>
          <w:spacing w:val="1"/>
          <w:sz w:val="30"/>
          <w:szCs w:val="30"/>
          <w:lang w:eastAsia="zh-CN"/>
        </w:rPr>
        <w:t xml:space="preserve"> </w:t>
      </w:r>
      <w:r w:rsidRPr="002618CF">
        <w:rPr>
          <w:rFonts w:ascii="宋体" w:eastAsia="宋体" w:hAnsi="宋体" w:cs="宋体" w:hint="eastAsia"/>
          <w:b/>
          <w:bCs/>
          <w:spacing w:val="-1"/>
          <w:sz w:val="30"/>
          <w:szCs w:val="30"/>
          <w:lang w:eastAsia="zh-CN"/>
        </w:rPr>
        <w:t>数据预处理</w:t>
      </w:r>
    </w:p>
    <w:p w14:paraId="0CA2C87C" w14:textId="5E7EC6E4" w:rsidR="004B7F55" w:rsidRDefault="002618CF" w:rsidP="00EB1DF2">
      <w:pPr>
        <w:pStyle w:val="a3"/>
        <w:spacing w:beforeLines="180" w:before="432" w:line="317" w:lineRule="auto"/>
        <w:ind w:left="153" w:firstLineChars="200" w:firstLine="480"/>
        <w:jc w:val="both"/>
        <w:rPr>
          <w:lang w:eastAsia="zh-CN"/>
        </w:rPr>
      </w:pPr>
      <w:r w:rsidRPr="002618CF">
        <w:rPr>
          <w:rFonts w:hint="eastAsia"/>
          <w:lang w:eastAsia="zh-CN"/>
        </w:rPr>
        <w:t>当我们设备接收到一段录音之后，我们首先会对录音文件进行加载和重采样为32kHz的波形数据(numpy格式)，我们将波形数据统一padding为15 * 32000 的numpy array。波形数据通过torchaudio工具包进行短时傅里叶变换(Short-Time Fourier Transform, STFT) 得到频谱表征(window size: 2048; stride: 302), 然后将频谱表征投影到20Hz 到24kHz的128组梅尔滤波器组上，得到梅尔频谱图。在训练时，我们对训练样本的音频采用添加噪声的方式(采用torchaudio实现)进行数据增强(data augmentation).</w:t>
      </w:r>
    </w:p>
    <w:p w14:paraId="4BC12C8D" w14:textId="5070971E" w:rsidR="004B7F55" w:rsidRDefault="004B7F55">
      <w:pPr>
        <w:spacing w:line="301" w:lineRule="auto"/>
        <w:jc w:val="both"/>
        <w:rPr>
          <w:lang w:eastAsia="zh-CN"/>
        </w:rPr>
      </w:pPr>
    </w:p>
    <w:p w14:paraId="5E6EE95A" w14:textId="730A74B2" w:rsidR="00EB1DF2" w:rsidRDefault="00EB1DF2" w:rsidP="00EB1DF2">
      <w:pPr>
        <w:ind w:left="154"/>
        <w:rPr>
          <w:rFonts w:ascii="Times New Roman" w:eastAsia="Times New Roman" w:hAnsi="Times New Roman" w:cs="Times New Roman"/>
          <w:sz w:val="30"/>
          <w:szCs w:val="30"/>
          <w:lang w:eastAsia="zh-CN"/>
        </w:rPr>
      </w:pPr>
      <w:r>
        <w:rPr>
          <w:rFonts w:ascii="Times New Roman" w:eastAsia="Times New Roman" w:hAnsi="Times New Roman" w:cs="Times New Roman"/>
          <w:b/>
          <w:bCs/>
          <w:sz w:val="30"/>
          <w:szCs w:val="30"/>
          <w:lang w:eastAsia="zh-CN"/>
        </w:rPr>
        <w:t xml:space="preserve">3.2 </w:t>
      </w:r>
      <w:r>
        <w:rPr>
          <w:rFonts w:ascii="Times New Roman" w:eastAsia="Times New Roman" w:hAnsi="Times New Roman" w:cs="Times New Roman"/>
          <w:b/>
          <w:bCs/>
          <w:spacing w:val="1"/>
          <w:sz w:val="30"/>
          <w:szCs w:val="30"/>
          <w:lang w:eastAsia="zh-CN"/>
        </w:rPr>
        <w:t xml:space="preserve"> </w:t>
      </w:r>
      <w:r w:rsidRPr="00EB1DF2">
        <w:rPr>
          <w:rFonts w:ascii="宋体" w:eastAsia="宋体" w:hAnsi="宋体" w:cs="宋体" w:hint="eastAsia"/>
          <w:b/>
          <w:bCs/>
          <w:spacing w:val="-1"/>
          <w:sz w:val="30"/>
          <w:szCs w:val="30"/>
          <w:lang w:eastAsia="zh-CN"/>
        </w:rPr>
        <w:t>模型架构</w:t>
      </w:r>
    </w:p>
    <w:p w14:paraId="7F3C685B" w14:textId="38E6AD29" w:rsidR="00EB1DF2" w:rsidRDefault="00EB1DF2" w:rsidP="00EB1DF2">
      <w:pPr>
        <w:pStyle w:val="a3"/>
        <w:spacing w:beforeLines="180" w:before="432" w:line="317" w:lineRule="auto"/>
        <w:ind w:left="153" w:firstLineChars="185" w:firstLine="444"/>
        <w:jc w:val="both"/>
        <w:rPr>
          <w:lang w:eastAsia="zh-CN"/>
        </w:rPr>
      </w:pPr>
      <w:r>
        <w:rPr>
          <w:rFonts w:hint="eastAsia"/>
          <w:lang w:eastAsia="zh-CN"/>
        </w:rPr>
        <w:t>如下图所示，我们主要采用模型框架进行咳嗽音分类。我们的模型框架主要有以下四个步骤：(a)首先将波形数据转化为梅尔频谱; (b) 梅尔频谱作为单通道图输入预训练的卷积神经网络中进行特征提取; (c) 卷积网络输出的特征图(feature map)经过集合平均池化，转化为特征向量; (d) 特征向量经过一个两层的全连接层进行池化，输出标签预测。我们的模型采用深度学习框架PyTorch进行开发。</w:t>
      </w:r>
    </w:p>
    <w:p w14:paraId="7DBBCBA3" w14:textId="77777777" w:rsidR="00EB1DF2" w:rsidRDefault="00EB1DF2" w:rsidP="00EB1DF2">
      <w:pPr>
        <w:pStyle w:val="a3"/>
        <w:spacing w:beforeLines="180" w:before="432" w:line="317" w:lineRule="auto"/>
        <w:ind w:left="153" w:firstLineChars="185" w:firstLine="444"/>
        <w:jc w:val="both"/>
        <w:rPr>
          <w:lang w:eastAsia="zh-CN"/>
        </w:rPr>
      </w:pPr>
      <w:r>
        <w:rPr>
          <w:rFonts w:hint="eastAsia"/>
          <w:lang w:eastAsia="zh-CN"/>
        </w:rPr>
        <w:lastRenderedPageBreak/>
        <w:t>作为对比，我们也对比了广泛在音频分析领域应用的特征提取+机器学习分类的方法[3]，具体步骤如下图：(a)首先对波形数据进行特征提取, 最后每个音频由一个特征向量表示；（b）特征向量通过机器学习模型得到分类结果。我们采用广泛使用的音频特征：(1) 梅尔频率倒谱系数(Mel-Frequency Cepstral Coefficients, MFCC)的均值和方差; (2) 谱矩心；(3) 过零率; (4) 色度特征向量; (5) 频谱截止特征。我们采用目前最强大的机器学习模型LightGBM [5]作为分类器。</w:t>
      </w:r>
    </w:p>
    <w:p w14:paraId="5FFAFB75" w14:textId="57BEFBFE" w:rsidR="00EB1DF2" w:rsidRDefault="00EB1DF2" w:rsidP="00EB1DF2">
      <w:pPr>
        <w:pStyle w:val="a3"/>
        <w:spacing w:beforeLines="180" w:before="432" w:line="317" w:lineRule="auto"/>
        <w:ind w:left="153" w:firstLineChars="185" w:firstLine="444"/>
        <w:jc w:val="both"/>
        <w:rPr>
          <w:lang w:eastAsia="zh-CN"/>
        </w:rPr>
      </w:pPr>
      <w:r>
        <w:rPr>
          <w:rFonts w:hint="eastAsia"/>
          <w:lang w:eastAsia="zh-CN"/>
        </w:rPr>
        <w:t>相对于基于深度学习的模型，基于特征提取的机器学习模型依托于音频分析文献积累的经验，进行各种约定俗成的特征量的提取。这类方法在深度学习普及之前较为常见。其本身也具有推理效率高的优势。但是，其特征提取过程侧重于对波形的整体统计特性的挖掘，会损失一些细粒度的特性，且哪些特征对特定任务有效也是需要大量特征工程工作。对比之下，由于深度卷积网路具有强大的自动特征提取能力，所以其能够在各类音频任务上获得更优的表现。</w:t>
      </w:r>
    </w:p>
    <w:p w14:paraId="0A623205" w14:textId="74258E4E" w:rsidR="00EB1DF2" w:rsidRPr="00EB1DF2" w:rsidRDefault="00EB1DF2">
      <w:pPr>
        <w:spacing w:line="301" w:lineRule="auto"/>
        <w:jc w:val="both"/>
        <w:rPr>
          <w:lang w:eastAsia="zh-CN"/>
        </w:rPr>
      </w:pPr>
    </w:p>
    <w:p w14:paraId="0F28986D" w14:textId="77777777" w:rsidR="00B12F32" w:rsidRDefault="00B12F32" w:rsidP="00B12F32">
      <w:pPr>
        <w:rPr>
          <w:rStyle w:val="fontstyle01"/>
          <w:rFonts w:hint="eastAsia"/>
          <w:lang w:eastAsia="zh-CN"/>
        </w:rPr>
      </w:pPr>
    </w:p>
    <w:p w14:paraId="236C3CBB" w14:textId="77777777" w:rsidR="00B12F32" w:rsidRDefault="00B12F32" w:rsidP="00B12F32">
      <w:pPr>
        <w:rPr>
          <w:rStyle w:val="fontstyle01"/>
          <w:rFonts w:hint="eastAsia"/>
        </w:rPr>
      </w:pPr>
      <w:r w:rsidRPr="0004146A">
        <w:rPr>
          <w:rStyle w:val="fontstyle01"/>
          <w:noProof/>
        </w:rPr>
        <w:drawing>
          <wp:inline distT="0" distB="0" distL="0" distR="0" wp14:anchorId="29E2C271" wp14:editId="7B4A2FDB">
            <wp:extent cx="5274310" cy="31997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99765"/>
                    </a:xfrm>
                    <a:prstGeom prst="rect">
                      <a:avLst/>
                    </a:prstGeom>
                  </pic:spPr>
                </pic:pic>
              </a:graphicData>
            </a:graphic>
          </wp:inline>
        </w:drawing>
      </w:r>
    </w:p>
    <w:p w14:paraId="0A628F14" w14:textId="77777777" w:rsidR="00B12F32" w:rsidRDefault="00B12F32" w:rsidP="00B12F32">
      <w:pPr>
        <w:rPr>
          <w:rStyle w:val="fontstyle01"/>
          <w:rFonts w:hint="eastAsia"/>
          <w:lang w:eastAsia="zh-CN"/>
        </w:rPr>
      </w:pPr>
      <w:r>
        <w:rPr>
          <w:rStyle w:val="fontstyle01"/>
          <w:rFonts w:hint="eastAsia"/>
          <w:lang w:eastAsia="zh-CN"/>
        </w:rPr>
        <w:t>图</w:t>
      </w:r>
      <w:r>
        <w:rPr>
          <w:rStyle w:val="fontstyle01"/>
          <w:rFonts w:hint="eastAsia"/>
          <w:lang w:eastAsia="zh-CN"/>
        </w:rPr>
        <w:t>1</w:t>
      </w:r>
      <w:r>
        <w:rPr>
          <w:rStyle w:val="fontstyle01"/>
          <w:lang w:eastAsia="zh-CN"/>
        </w:rPr>
        <w:t xml:space="preserve">. </w:t>
      </w:r>
      <w:r>
        <w:rPr>
          <w:rStyle w:val="fontstyle01"/>
          <w:rFonts w:hint="eastAsia"/>
          <w:lang w:eastAsia="zh-CN"/>
        </w:rPr>
        <w:t>基于谱图与卷积神经网络的咳嗽音分类模型框架</w:t>
      </w:r>
    </w:p>
    <w:p w14:paraId="0217AE23" w14:textId="77777777" w:rsidR="00B12F32" w:rsidRDefault="00B12F32" w:rsidP="00B12F32">
      <w:pPr>
        <w:rPr>
          <w:rStyle w:val="fontstyle01"/>
          <w:rFonts w:hint="eastAsia"/>
          <w:lang w:eastAsia="zh-CN"/>
        </w:rPr>
      </w:pPr>
    </w:p>
    <w:p w14:paraId="61802D36" w14:textId="77777777" w:rsidR="00B12F32" w:rsidRDefault="00B12F32" w:rsidP="00B12F32">
      <w:pPr>
        <w:rPr>
          <w:rStyle w:val="fontstyle01"/>
          <w:rFonts w:hint="eastAsia"/>
          <w:lang w:eastAsia="zh-CN"/>
        </w:rPr>
      </w:pPr>
    </w:p>
    <w:p w14:paraId="0D5348D0" w14:textId="77777777" w:rsidR="00B12F32" w:rsidRPr="00AE0983" w:rsidRDefault="00B12F32" w:rsidP="00B12F32">
      <w:pPr>
        <w:rPr>
          <w:rStyle w:val="fontstyle01"/>
          <w:rFonts w:hint="eastAsia"/>
        </w:rPr>
      </w:pPr>
      <w:r w:rsidRPr="00AE0983">
        <w:rPr>
          <w:rStyle w:val="fontstyle01"/>
          <w:noProof/>
        </w:rPr>
        <w:drawing>
          <wp:inline distT="0" distB="0" distL="0" distR="0" wp14:anchorId="681AD759" wp14:editId="68C455A9">
            <wp:extent cx="5274310" cy="14116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411605"/>
                    </a:xfrm>
                    <a:prstGeom prst="rect">
                      <a:avLst/>
                    </a:prstGeom>
                  </pic:spPr>
                </pic:pic>
              </a:graphicData>
            </a:graphic>
          </wp:inline>
        </w:drawing>
      </w:r>
    </w:p>
    <w:p w14:paraId="4F1D1606" w14:textId="77777777" w:rsidR="00B12F32" w:rsidRDefault="00B12F32" w:rsidP="00B12F32">
      <w:pPr>
        <w:rPr>
          <w:rStyle w:val="fontstyle01"/>
          <w:rFonts w:hint="eastAsia"/>
          <w:lang w:eastAsia="zh-CN"/>
        </w:rPr>
      </w:pPr>
      <w:r>
        <w:rPr>
          <w:rStyle w:val="fontstyle01"/>
          <w:rFonts w:hint="eastAsia"/>
          <w:lang w:eastAsia="zh-CN"/>
        </w:rPr>
        <w:t>图</w:t>
      </w:r>
      <w:r>
        <w:rPr>
          <w:rStyle w:val="fontstyle01"/>
          <w:lang w:eastAsia="zh-CN"/>
        </w:rPr>
        <w:t xml:space="preserve">2. </w:t>
      </w:r>
      <w:r>
        <w:rPr>
          <w:rStyle w:val="fontstyle01"/>
          <w:rFonts w:hint="eastAsia"/>
          <w:lang w:eastAsia="zh-CN"/>
        </w:rPr>
        <w:t>基于音频特征提取的机器学习模型</w:t>
      </w:r>
    </w:p>
    <w:p w14:paraId="5FD131C8" w14:textId="776FB1C6" w:rsidR="00EB1DF2" w:rsidRPr="00B12F32" w:rsidRDefault="00EB1DF2">
      <w:pPr>
        <w:spacing w:line="301" w:lineRule="auto"/>
        <w:jc w:val="both"/>
        <w:rPr>
          <w:lang w:eastAsia="zh-CN"/>
        </w:rPr>
      </w:pPr>
    </w:p>
    <w:p w14:paraId="3996B9BD" w14:textId="77777777" w:rsidR="004B7F55" w:rsidRDefault="004B7F55">
      <w:pPr>
        <w:spacing w:line="130" w:lineRule="exact"/>
        <w:rPr>
          <w:sz w:val="13"/>
          <w:szCs w:val="13"/>
          <w:lang w:eastAsia="zh-CN"/>
        </w:rPr>
        <w:sectPr w:rsidR="004B7F55">
          <w:footerReference w:type="default" r:id="rId35"/>
          <w:type w:val="continuous"/>
          <w:pgSz w:w="11905" w:h="16840"/>
          <w:pgMar w:top="1100" w:right="980" w:bottom="1180" w:left="980" w:header="720" w:footer="720" w:gutter="0"/>
          <w:cols w:space="720"/>
        </w:sectPr>
      </w:pPr>
    </w:p>
    <w:p w14:paraId="6B1C7A8B" w14:textId="77777777" w:rsidR="004B7F55" w:rsidRDefault="004B7F55">
      <w:pPr>
        <w:spacing w:line="33" w:lineRule="exact"/>
        <w:rPr>
          <w:rFonts w:ascii="Symbol" w:eastAsia="Symbol" w:hAnsi="Symbol" w:cs="Symbol"/>
          <w:sz w:val="24"/>
          <w:szCs w:val="24"/>
          <w:lang w:eastAsia="zh-CN"/>
        </w:rPr>
        <w:sectPr w:rsidR="004B7F55">
          <w:type w:val="continuous"/>
          <w:pgSz w:w="11905" w:h="16840"/>
          <w:pgMar w:top="1100" w:right="980" w:bottom="1180" w:left="980" w:header="720" w:footer="720" w:gutter="0"/>
          <w:cols w:num="3" w:space="720" w:equalWidth="0">
            <w:col w:w="1155" w:space="40"/>
            <w:col w:w="681" w:space="40"/>
            <w:col w:w="8029"/>
          </w:cols>
        </w:sectPr>
      </w:pPr>
    </w:p>
    <w:p w14:paraId="79C14EB9" w14:textId="496D944F" w:rsidR="004B7F55" w:rsidRPr="00EB1DF2" w:rsidRDefault="004B7F55" w:rsidP="00EB1DF2">
      <w:pPr>
        <w:pStyle w:val="a3"/>
        <w:spacing w:line="258" w:lineRule="exact"/>
        <w:rPr>
          <w:rFonts w:eastAsiaTheme="minorEastAsia"/>
          <w:lang w:eastAsia="zh-CN"/>
        </w:rPr>
        <w:sectPr w:rsidR="004B7F55" w:rsidRPr="00EB1DF2">
          <w:type w:val="continuous"/>
          <w:pgSz w:w="11905" w:h="16840"/>
          <w:pgMar w:top="1100" w:right="980" w:bottom="1180" w:left="980" w:header="720" w:footer="720" w:gutter="0"/>
          <w:cols w:num="2" w:space="720" w:equalWidth="0">
            <w:col w:w="2076" w:space="40"/>
            <w:col w:w="7829"/>
          </w:cols>
        </w:sectPr>
      </w:pPr>
    </w:p>
    <w:p w14:paraId="07F5FE2E" w14:textId="35AE96F2" w:rsidR="004B7F55" w:rsidRDefault="00120248" w:rsidP="00EB1DF2">
      <w:pPr>
        <w:spacing w:before="53"/>
        <w:rPr>
          <w:rFonts w:ascii="宋体" w:eastAsia="宋体" w:hAnsi="宋体" w:cs="宋体"/>
          <w:sz w:val="30"/>
          <w:szCs w:val="30"/>
          <w:lang w:eastAsia="zh-CN"/>
        </w:rPr>
      </w:pPr>
      <w:r>
        <w:rPr>
          <w:rFonts w:ascii="Times New Roman" w:eastAsia="Times New Roman" w:hAnsi="Times New Roman" w:cs="Times New Roman"/>
          <w:b/>
          <w:bCs/>
          <w:sz w:val="30"/>
          <w:szCs w:val="30"/>
          <w:lang w:eastAsia="zh-CN"/>
        </w:rPr>
        <w:lastRenderedPageBreak/>
        <w:t xml:space="preserve">3.4 </w:t>
      </w:r>
      <w:r w:rsidRPr="00120248">
        <w:rPr>
          <w:rFonts w:ascii="宋体" w:eastAsia="宋体" w:hAnsi="宋体" w:cs="宋体" w:hint="eastAsia"/>
          <w:sz w:val="30"/>
          <w:szCs w:val="30"/>
          <w:lang w:eastAsia="zh-CN"/>
        </w:rPr>
        <w:t>模型主干</w:t>
      </w:r>
    </w:p>
    <w:p w14:paraId="61756917" w14:textId="5E75C929" w:rsidR="00342147" w:rsidRPr="00342147" w:rsidRDefault="00342147" w:rsidP="00342147">
      <w:pPr>
        <w:pStyle w:val="a3"/>
        <w:spacing w:beforeLines="180" w:before="432" w:line="317" w:lineRule="auto"/>
        <w:ind w:left="153" w:firstLine="482"/>
        <w:jc w:val="both"/>
        <w:rPr>
          <w:spacing w:val="-1"/>
          <w:lang w:eastAsia="zh-CN"/>
        </w:rPr>
      </w:pPr>
      <w:r w:rsidRPr="00342147">
        <w:rPr>
          <w:rFonts w:hint="eastAsia"/>
          <w:spacing w:val="-1"/>
          <w:lang w:eastAsia="zh-CN"/>
        </w:rPr>
        <w:t>本研究中我们采用卷积神经网络[7]从梅尔频谱图中提取特征。卷积网络的主干由多个卷积层，激活函数和池化层组成。卷积层可以产生一组平行的特征图，它通过在输入图像上滑动不同的卷积核并执行一定的运算而组成。此外，在每一个滑动的位置上，卷积核与输入图像之间会执行一个元素对应乘积并求和的运算以将感受野内的信息投影到特征图中的一个元素。卷积神经网络在大型图像处理任务上获得了巨大成功[8]，并引领了第二次人工智能浪潮。</w:t>
      </w:r>
    </w:p>
    <w:p w14:paraId="5146EBE8" w14:textId="66301A82" w:rsidR="004B7F55" w:rsidRDefault="00342147" w:rsidP="00342147">
      <w:pPr>
        <w:pStyle w:val="a3"/>
        <w:spacing w:beforeLines="180" w:before="432" w:line="317" w:lineRule="auto"/>
        <w:ind w:left="153" w:firstLine="482"/>
        <w:jc w:val="both"/>
        <w:rPr>
          <w:lang w:eastAsia="zh-CN"/>
        </w:rPr>
      </w:pPr>
      <w:r w:rsidRPr="00342147">
        <w:rPr>
          <w:rFonts w:hint="eastAsia"/>
          <w:spacing w:val="-1"/>
          <w:lang w:eastAsia="zh-CN"/>
        </w:rPr>
        <w:t>本研究采用预训练+微调的范式，这也是目前表现最为优异的方法。经过预训练的网络已经学习了大量图片中蕴含的语义知识，且具有良好的参数初始化，有利于整个模型在下游任务上的快速优化。我们采用在ImageNet上预训练的卷积神经网络作为主干。目前较为流行的网络主干有MobileNet[9], EfficientNet[10], ResNet[11], ResNeXt[12]. 其中ResNet[11]是最为广泛使用的网络结构，其提出的残差链接有利于更深的神经网络训练而不会有梯度消失问题，目前是各种神经网络必备的模块。MobileNet和EfficientNet在ResNet基础上采用更为轻量化的网络设计，更加利于端侧的模型部署与应用。考虑到我们的应用需要部署在移动设备上，所以我们主要采用MobileNet这个轻量级的网络结构。我们采用Pytorch-Image-Models框架提供的预训练后的MobileNet模型权重作为我们的卷积主干。</w:t>
      </w:r>
    </w:p>
    <w:p w14:paraId="0179003A" w14:textId="77777777" w:rsidR="004B7F55" w:rsidRDefault="004B7F55">
      <w:pPr>
        <w:spacing w:line="301" w:lineRule="auto"/>
        <w:jc w:val="both"/>
        <w:rPr>
          <w:lang w:eastAsia="zh-CN"/>
        </w:rPr>
      </w:pPr>
    </w:p>
    <w:p w14:paraId="1A0A5F27" w14:textId="296E6CCD" w:rsidR="00FA337C" w:rsidRDefault="00FA337C" w:rsidP="00FA337C">
      <w:pPr>
        <w:spacing w:before="53"/>
        <w:rPr>
          <w:rFonts w:ascii="宋体" w:eastAsia="宋体" w:hAnsi="宋体" w:cs="宋体"/>
          <w:sz w:val="30"/>
          <w:szCs w:val="30"/>
          <w:lang w:eastAsia="zh-CN"/>
        </w:rPr>
      </w:pPr>
      <w:r>
        <w:rPr>
          <w:rFonts w:ascii="Times New Roman" w:eastAsia="Times New Roman" w:hAnsi="Times New Roman" w:cs="Times New Roman"/>
          <w:b/>
          <w:bCs/>
          <w:sz w:val="30"/>
          <w:szCs w:val="30"/>
          <w:lang w:eastAsia="zh-CN"/>
        </w:rPr>
        <w:t xml:space="preserve">3.5 </w:t>
      </w:r>
      <w:r w:rsidRPr="00FA337C">
        <w:rPr>
          <w:rFonts w:ascii="宋体" w:eastAsia="宋体" w:hAnsi="宋体" w:cs="宋体" w:hint="eastAsia"/>
          <w:sz w:val="30"/>
          <w:szCs w:val="30"/>
          <w:lang w:eastAsia="zh-CN"/>
        </w:rPr>
        <w:t>快速集成方法</w:t>
      </w:r>
    </w:p>
    <w:p w14:paraId="48B01D2D" w14:textId="7BE1EE3D" w:rsidR="00FA337C" w:rsidRPr="00FA337C" w:rsidRDefault="00FA337C" w:rsidP="00FA337C">
      <w:pPr>
        <w:pStyle w:val="a3"/>
        <w:spacing w:beforeLines="180" w:before="432" w:line="317" w:lineRule="auto"/>
        <w:ind w:left="153" w:firstLine="482"/>
        <w:jc w:val="both"/>
        <w:rPr>
          <w:spacing w:val="-1"/>
          <w:lang w:eastAsia="zh-CN"/>
        </w:rPr>
      </w:pPr>
      <w:r w:rsidRPr="00FA337C">
        <w:rPr>
          <w:rFonts w:hint="eastAsia"/>
          <w:spacing w:val="-1"/>
          <w:lang w:eastAsia="zh-CN"/>
        </w:rPr>
        <w:t>一般采用卷积网络作为主干进行特征提取后，我们会使用一个多层全连接层进行分类结果预测。在众多研究中，模型集成被大量使用。[14] 但是一般的模型集成需要采用多个不同的模型进行分类，这样不仅在训练过程中会消耗大量的显卡资源，而且在模型部署后推理过程中显著拖慢整个应用的速度。我们在本研究中开发了一种快速高效的模型集成方法，我们叫做快速集成方法（Fast-ensemble method）。快速集成方法(见图3)的实现如下：我们在一个卷积网络主干后接上K个不同的全连接层作为分类头。在训练时，每个分类头接收到的特征向量由于dropout的随机性而不同，这样训练后分类头可以学习到不同的参数，相当于通过不同的视角理解图像的特征向量，获得多种不同的logits结果。模型输出的logits是由这K个分类头的logits求平均后的结果。我们在实验中发现K=5可以有效提升模型效果而不至于过度降低模型的推理效率</w:t>
      </w:r>
    </w:p>
    <w:p w14:paraId="1AF129D9" w14:textId="1432C2F5" w:rsidR="00FA337C" w:rsidRPr="00342147" w:rsidRDefault="00FA337C" w:rsidP="00FA337C">
      <w:pPr>
        <w:pStyle w:val="a3"/>
        <w:spacing w:beforeLines="180" w:before="432" w:line="317" w:lineRule="auto"/>
        <w:ind w:left="153" w:firstLine="482"/>
        <w:jc w:val="both"/>
        <w:rPr>
          <w:spacing w:val="-1"/>
          <w:lang w:eastAsia="zh-CN"/>
        </w:rPr>
      </w:pPr>
      <w:r w:rsidRPr="00FA337C">
        <w:rPr>
          <w:rFonts w:hint="eastAsia"/>
          <w:spacing w:val="-1"/>
          <w:lang w:eastAsia="zh-CN"/>
        </w:rPr>
        <w:t>快速集成方法只在模型主干上增加了几个分类层，相比于模型主干，模型只增加了5k的额外参数，对模型显存占用不会产生显著影响。且由于分类层结构简单，在推理时也不会增加非常多的耗时。</w:t>
      </w:r>
    </w:p>
    <w:p w14:paraId="1583585D" w14:textId="77777777" w:rsidR="00FA337C" w:rsidRDefault="00FA337C">
      <w:pPr>
        <w:spacing w:line="301" w:lineRule="auto"/>
        <w:jc w:val="both"/>
        <w:rPr>
          <w:lang w:eastAsia="zh-CN"/>
        </w:rPr>
      </w:pPr>
    </w:p>
    <w:p w14:paraId="6FCE3FD0" w14:textId="77777777" w:rsidR="00283807" w:rsidRDefault="00283807">
      <w:pPr>
        <w:spacing w:line="301" w:lineRule="auto"/>
        <w:jc w:val="both"/>
        <w:rPr>
          <w:lang w:eastAsia="zh-CN"/>
        </w:rPr>
      </w:pPr>
    </w:p>
    <w:p w14:paraId="567312F6" w14:textId="77777777" w:rsidR="00283807" w:rsidRDefault="00283807" w:rsidP="00283807">
      <w:pPr>
        <w:rPr>
          <w:rStyle w:val="fontstyle01"/>
          <w:rFonts w:hint="eastAsia"/>
          <w:lang w:eastAsia="zh-CN"/>
        </w:rPr>
      </w:pPr>
    </w:p>
    <w:p w14:paraId="17AB3FB6" w14:textId="77777777" w:rsidR="00283807" w:rsidRPr="008F7EE2" w:rsidRDefault="00283807" w:rsidP="00283807">
      <w:pPr>
        <w:rPr>
          <w:rStyle w:val="fontstyle01"/>
          <w:rFonts w:hint="eastAsia"/>
        </w:rPr>
      </w:pPr>
      <w:r w:rsidRPr="007A1942">
        <w:rPr>
          <w:rStyle w:val="fontstyle01"/>
          <w:noProof/>
        </w:rPr>
        <w:drawing>
          <wp:inline distT="0" distB="0" distL="0" distR="0" wp14:anchorId="102FA595" wp14:editId="4D026D1D">
            <wp:extent cx="5274310" cy="17195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19580"/>
                    </a:xfrm>
                    <a:prstGeom prst="rect">
                      <a:avLst/>
                    </a:prstGeom>
                  </pic:spPr>
                </pic:pic>
              </a:graphicData>
            </a:graphic>
          </wp:inline>
        </w:drawing>
      </w:r>
    </w:p>
    <w:p w14:paraId="1FB7E284" w14:textId="77777777" w:rsidR="00283807" w:rsidRDefault="00283807" w:rsidP="00283807">
      <w:pPr>
        <w:rPr>
          <w:rStyle w:val="fontstyle01"/>
          <w:rFonts w:hint="eastAsia"/>
          <w:lang w:eastAsia="zh-CN"/>
        </w:rPr>
      </w:pPr>
      <w:r>
        <w:rPr>
          <w:rStyle w:val="fontstyle01"/>
          <w:rFonts w:hint="eastAsia"/>
          <w:lang w:eastAsia="zh-CN"/>
        </w:rPr>
        <w:t>图</w:t>
      </w:r>
      <w:r>
        <w:rPr>
          <w:rStyle w:val="fontstyle01"/>
          <w:lang w:eastAsia="zh-CN"/>
        </w:rPr>
        <w:t xml:space="preserve">3. </w:t>
      </w:r>
      <w:r>
        <w:rPr>
          <w:rStyle w:val="fontstyle01"/>
          <w:rFonts w:hint="eastAsia"/>
          <w:lang w:eastAsia="zh-CN"/>
        </w:rPr>
        <w:t>快速集成方法示意图</w:t>
      </w:r>
      <w:r>
        <w:rPr>
          <w:rStyle w:val="fontstyle01"/>
          <w:rFonts w:hint="eastAsia"/>
          <w:lang w:eastAsia="zh-CN"/>
        </w:rPr>
        <w:t>.</w:t>
      </w:r>
      <w:r>
        <w:rPr>
          <w:rStyle w:val="fontstyle01"/>
          <w:lang w:eastAsia="zh-CN"/>
        </w:rPr>
        <w:t xml:space="preserve">   </w:t>
      </w:r>
    </w:p>
    <w:p w14:paraId="6C799AAC" w14:textId="77777777" w:rsidR="00283807" w:rsidRDefault="00283807" w:rsidP="00283807">
      <w:pPr>
        <w:rPr>
          <w:rStyle w:val="fontstyle01"/>
          <w:rFonts w:hint="eastAsia"/>
          <w:lang w:eastAsia="zh-CN"/>
        </w:rPr>
      </w:pPr>
    </w:p>
    <w:p w14:paraId="36B59562" w14:textId="1420C2FC" w:rsidR="00B31A0D" w:rsidRDefault="00B31A0D">
      <w:pPr>
        <w:ind w:left="154"/>
        <w:rPr>
          <w:rFonts w:ascii="Times New Roman" w:hAnsi="Times New Roman" w:cs="Times New Roman"/>
          <w:b/>
          <w:bCs/>
          <w:sz w:val="30"/>
          <w:szCs w:val="30"/>
          <w:lang w:eastAsia="zh-CN"/>
        </w:rPr>
      </w:pPr>
    </w:p>
    <w:p w14:paraId="62A9BB74" w14:textId="56F8C37D" w:rsidR="004B7F55" w:rsidRDefault="00283807">
      <w:pPr>
        <w:ind w:left="154"/>
        <w:rPr>
          <w:rFonts w:ascii="宋体" w:eastAsia="宋体" w:hAnsi="宋体" w:cs="宋体"/>
          <w:sz w:val="30"/>
          <w:szCs w:val="30"/>
          <w:lang w:eastAsia="zh-CN"/>
        </w:rPr>
      </w:pPr>
      <w:r>
        <w:rPr>
          <w:rFonts w:ascii="Times New Roman" w:eastAsia="Times New Roman" w:hAnsi="Times New Roman" w:cs="Times New Roman"/>
          <w:b/>
          <w:bCs/>
          <w:sz w:val="30"/>
          <w:szCs w:val="30"/>
          <w:lang w:eastAsia="zh-CN"/>
        </w:rPr>
        <w:t xml:space="preserve">3.6 </w:t>
      </w:r>
      <w:r>
        <w:rPr>
          <w:rFonts w:ascii="Times New Roman" w:eastAsia="Times New Roman" w:hAnsi="Times New Roman" w:cs="Times New Roman"/>
          <w:b/>
          <w:bCs/>
          <w:spacing w:val="1"/>
          <w:sz w:val="30"/>
          <w:szCs w:val="30"/>
          <w:lang w:eastAsia="zh-CN"/>
        </w:rPr>
        <w:t xml:space="preserve"> </w:t>
      </w:r>
      <w:r w:rsidRPr="00283807">
        <w:rPr>
          <w:rFonts w:ascii="宋体" w:eastAsia="宋体" w:hAnsi="宋体" w:cs="宋体" w:hint="eastAsia"/>
          <w:spacing w:val="1"/>
          <w:sz w:val="30"/>
          <w:szCs w:val="30"/>
          <w:lang w:eastAsia="zh-CN"/>
        </w:rPr>
        <w:t>模型训练与评估</w:t>
      </w:r>
    </w:p>
    <w:p w14:paraId="6216C0D4" w14:textId="65DEBFA2" w:rsidR="004B7F55" w:rsidRDefault="00283807" w:rsidP="00B31A0D">
      <w:pPr>
        <w:pStyle w:val="a3"/>
        <w:spacing w:beforeLines="180" w:before="432" w:line="317" w:lineRule="auto"/>
        <w:ind w:left="153" w:firstLine="482"/>
        <w:jc w:val="both"/>
        <w:rPr>
          <w:lang w:eastAsia="zh-CN"/>
        </w:rPr>
      </w:pPr>
      <w:r w:rsidRPr="00283807">
        <w:rPr>
          <w:rFonts w:hint="eastAsia"/>
          <w:lang w:eastAsia="zh-CN"/>
        </w:rPr>
        <w:t>训练中我们采用batch size为16，预训练卷积主干使用学习率为2e-5，随机初始化的分类头采用2e-4的学习率. 训练轮数最大为30.</w:t>
      </w:r>
    </w:p>
    <w:p w14:paraId="1DF06A65" w14:textId="77777777" w:rsidR="004B7F55" w:rsidRDefault="004B7F55">
      <w:pPr>
        <w:spacing w:before="9" w:line="280" w:lineRule="exact"/>
        <w:rPr>
          <w:sz w:val="28"/>
          <w:szCs w:val="28"/>
          <w:lang w:eastAsia="zh-CN"/>
        </w:rPr>
      </w:pPr>
    </w:p>
    <w:p w14:paraId="08E61A6B" w14:textId="5B682545" w:rsidR="004B7F55" w:rsidRDefault="00784218">
      <w:pPr>
        <w:ind w:left="154"/>
        <w:rPr>
          <w:rFonts w:ascii="Microsoft JhengHei" w:eastAsia="Microsoft JhengHei" w:hAnsi="Microsoft JhengHei" w:cs="Microsoft JhengHei"/>
          <w:sz w:val="28"/>
          <w:szCs w:val="28"/>
          <w:lang w:eastAsia="zh-CN"/>
        </w:rPr>
      </w:pPr>
      <w:r>
        <w:rPr>
          <w:rFonts w:ascii="Times New Roman" w:eastAsia="Times New Roman" w:hAnsi="Times New Roman" w:cs="Times New Roman"/>
          <w:sz w:val="28"/>
          <w:szCs w:val="28"/>
          <w:lang w:eastAsia="zh-CN"/>
        </w:rPr>
        <w:t>3.6.1</w:t>
      </w:r>
      <w:r>
        <w:rPr>
          <w:rFonts w:ascii="Times New Roman" w:eastAsia="Times New Roman" w:hAnsi="Times New Roman" w:cs="Times New Roman"/>
          <w:spacing w:val="52"/>
          <w:sz w:val="28"/>
          <w:szCs w:val="28"/>
          <w:lang w:eastAsia="zh-CN"/>
        </w:rPr>
        <w:t xml:space="preserve"> </w:t>
      </w:r>
      <w:r w:rsidRPr="00784218">
        <w:rPr>
          <w:rFonts w:ascii="Microsoft JhengHei" w:eastAsia="Microsoft JhengHei" w:hAnsi="Microsoft JhengHei" w:cs="Microsoft JhengHei" w:hint="eastAsia"/>
          <w:sz w:val="28"/>
          <w:szCs w:val="28"/>
          <w:lang w:eastAsia="zh-CN"/>
        </w:rPr>
        <w:t>咳嗽检测模型</w:t>
      </w:r>
    </w:p>
    <w:p w14:paraId="3F54F46C" w14:textId="777D7A40" w:rsidR="004B7F55" w:rsidRDefault="00784218" w:rsidP="00784218">
      <w:pPr>
        <w:pStyle w:val="a3"/>
        <w:spacing w:beforeLines="180" w:before="432" w:line="317" w:lineRule="auto"/>
        <w:ind w:left="153" w:firstLine="482"/>
        <w:jc w:val="both"/>
        <w:rPr>
          <w:spacing w:val="-1"/>
          <w:lang w:eastAsia="zh-CN"/>
        </w:rPr>
      </w:pPr>
      <w:r w:rsidRPr="00784218">
        <w:rPr>
          <w:rFonts w:hint="eastAsia"/>
          <w:spacing w:val="-1"/>
          <w:lang w:eastAsia="zh-CN"/>
        </w:rPr>
        <w:t>我们采用我们组合的CoughCLS-1数据集进行5折交叉验证的方式进行模型评估，评估的主要指标为5折交叉验证平均测试AUC分数。同时，我们还汇报以0.5为阈值时的平均真阳性率和平均真阴性率。模型的表现对比见下面的表1. 我们可以看到，通过卷积神经网络，我们可以很高精度的检测一段音频中是否包含咳嗽音或是外界噪声。</w:t>
      </w:r>
    </w:p>
    <w:p w14:paraId="64BFD9BE" w14:textId="2F1147C9" w:rsidR="00784218" w:rsidRDefault="00784218">
      <w:pPr>
        <w:pStyle w:val="a3"/>
        <w:spacing w:line="301" w:lineRule="auto"/>
        <w:ind w:left="153" w:right="113" w:firstLine="480"/>
        <w:rPr>
          <w:spacing w:val="-1"/>
          <w:lang w:eastAsia="zh-CN"/>
        </w:rPr>
      </w:pPr>
    </w:p>
    <w:p w14:paraId="168DC525" w14:textId="77777777" w:rsidR="00171183" w:rsidRDefault="00171183" w:rsidP="00171183">
      <w:pPr>
        <w:rPr>
          <w:rStyle w:val="fontstyle01"/>
          <w:rFonts w:hint="eastAsia"/>
          <w:lang w:eastAsia="zh-CN"/>
        </w:rPr>
      </w:pPr>
    </w:p>
    <w:tbl>
      <w:tblPr>
        <w:tblStyle w:val="a9"/>
        <w:tblW w:w="0" w:type="auto"/>
        <w:jc w:val="center"/>
        <w:tblLook w:val="04A0" w:firstRow="1" w:lastRow="0" w:firstColumn="1" w:lastColumn="0" w:noHBand="0" w:noVBand="1"/>
      </w:tblPr>
      <w:tblGrid>
        <w:gridCol w:w="2122"/>
        <w:gridCol w:w="2835"/>
        <w:gridCol w:w="1559"/>
        <w:gridCol w:w="1417"/>
        <w:gridCol w:w="1418"/>
      </w:tblGrid>
      <w:tr w:rsidR="00436AF0" w:rsidRPr="00E31943" w14:paraId="6EBEA003" w14:textId="77777777" w:rsidTr="00E31943">
        <w:trPr>
          <w:jc w:val="center"/>
        </w:trPr>
        <w:tc>
          <w:tcPr>
            <w:tcW w:w="2122" w:type="dxa"/>
          </w:tcPr>
          <w:p w14:paraId="57D0C859" w14:textId="77777777" w:rsidR="00171183" w:rsidRPr="00E31943" w:rsidRDefault="00171183" w:rsidP="000F2E3A">
            <w:pPr>
              <w:rPr>
                <w:rFonts w:ascii="宋体" w:hAnsi="宋体"/>
                <w:sz w:val="24"/>
                <w:szCs w:val="24"/>
              </w:rPr>
            </w:pPr>
          </w:p>
        </w:tc>
        <w:tc>
          <w:tcPr>
            <w:tcW w:w="2835" w:type="dxa"/>
          </w:tcPr>
          <w:p w14:paraId="7FA2E91A" w14:textId="77777777" w:rsidR="00171183" w:rsidRPr="00E31943" w:rsidRDefault="00171183" w:rsidP="000F2E3A">
            <w:pPr>
              <w:pStyle w:val="HTML"/>
              <w:shd w:val="clear" w:color="auto" w:fill="FFFFFF"/>
              <w:wordWrap w:val="0"/>
              <w:textAlignment w:val="baseline"/>
              <w:rPr>
                <w:rFonts w:cs="Times New Roman"/>
                <w:color w:val="000000"/>
              </w:rPr>
            </w:pPr>
            <w:r w:rsidRPr="00E31943">
              <w:rPr>
                <w:rFonts w:cs="Times New Roman" w:hint="eastAsia"/>
                <w:color w:val="000000"/>
              </w:rPr>
              <w:t>模型架构</w:t>
            </w:r>
          </w:p>
        </w:tc>
        <w:tc>
          <w:tcPr>
            <w:tcW w:w="1559" w:type="dxa"/>
          </w:tcPr>
          <w:p w14:paraId="27D5846E" w14:textId="77777777" w:rsidR="00171183" w:rsidRPr="00E31943" w:rsidRDefault="00171183" w:rsidP="000F2E3A">
            <w:pPr>
              <w:pStyle w:val="HTML"/>
              <w:shd w:val="clear" w:color="auto" w:fill="FFFFFF"/>
              <w:wordWrap w:val="0"/>
              <w:textAlignment w:val="baseline"/>
              <w:rPr>
                <w:rFonts w:cs="Times New Roman"/>
                <w:color w:val="000000"/>
              </w:rPr>
            </w:pPr>
            <w:r w:rsidRPr="00E31943">
              <w:rPr>
                <w:rFonts w:cs="Times New Roman"/>
                <w:color w:val="000000"/>
              </w:rPr>
              <w:t>Auc(%)</w:t>
            </w:r>
          </w:p>
        </w:tc>
        <w:tc>
          <w:tcPr>
            <w:tcW w:w="1417" w:type="dxa"/>
          </w:tcPr>
          <w:p w14:paraId="45463EB6" w14:textId="77777777" w:rsidR="00171183" w:rsidRPr="00E31943" w:rsidRDefault="00171183" w:rsidP="000F2E3A">
            <w:pPr>
              <w:pStyle w:val="HTML"/>
              <w:shd w:val="clear" w:color="auto" w:fill="FFFFFF"/>
              <w:wordWrap w:val="0"/>
              <w:textAlignment w:val="baseline"/>
              <w:rPr>
                <w:rFonts w:cs="Times New Roman"/>
                <w:color w:val="000000"/>
              </w:rPr>
            </w:pPr>
            <w:r w:rsidRPr="00E31943">
              <w:rPr>
                <w:rFonts w:cs="Times New Roman"/>
                <w:color w:val="000000"/>
              </w:rPr>
              <w:t>TPR(%)</w:t>
            </w:r>
          </w:p>
        </w:tc>
        <w:tc>
          <w:tcPr>
            <w:tcW w:w="1418" w:type="dxa"/>
          </w:tcPr>
          <w:p w14:paraId="32E0A249" w14:textId="77777777" w:rsidR="00171183" w:rsidRPr="00E31943" w:rsidRDefault="00171183" w:rsidP="000F2E3A">
            <w:pPr>
              <w:pStyle w:val="HTML"/>
              <w:shd w:val="clear" w:color="auto" w:fill="FFFFFF"/>
              <w:wordWrap w:val="0"/>
              <w:textAlignment w:val="baseline"/>
              <w:rPr>
                <w:rFonts w:cs="Times New Roman"/>
                <w:color w:val="000000"/>
              </w:rPr>
            </w:pPr>
            <w:r w:rsidRPr="00E31943">
              <w:rPr>
                <w:rFonts w:cs="Times New Roman" w:hint="eastAsia"/>
                <w:color w:val="000000"/>
              </w:rPr>
              <w:t>T</w:t>
            </w:r>
            <w:r w:rsidRPr="00E31943">
              <w:rPr>
                <w:rFonts w:cs="Times New Roman"/>
              </w:rPr>
              <w:t>NR</w:t>
            </w:r>
            <w:r w:rsidRPr="00E31943">
              <w:rPr>
                <w:rFonts w:cs="Times New Roman"/>
                <w:color w:val="000000"/>
              </w:rPr>
              <w:t>(%)</w:t>
            </w:r>
          </w:p>
        </w:tc>
      </w:tr>
      <w:tr w:rsidR="00436AF0" w:rsidRPr="00E31943" w14:paraId="0FA3FFED" w14:textId="77777777" w:rsidTr="00E31943">
        <w:trPr>
          <w:jc w:val="center"/>
        </w:trPr>
        <w:tc>
          <w:tcPr>
            <w:tcW w:w="2122" w:type="dxa"/>
          </w:tcPr>
          <w:p w14:paraId="220D7699" w14:textId="77777777" w:rsidR="00171183" w:rsidRPr="00E31943" w:rsidRDefault="00171183" w:rsidP="000F2E3A">
            <w:pPr>
              <w:rPr>
                <w:rStyle w:val="fontstyle01"/>
                <w:rFonts w:ascii="宋体" w:hAnsi="宋体"/>
                <w:sz w:val="24"/>
                <w:szCs w:val="24"/>
              </w:rPr>
            </w:pPr>
            <w:r w:rsidRPr="00E31943">
              <w:rPr>
                <w:rStyle w:val="fontstyle01"/>
                <w:rFonts w:ascii="宋体" w:hAnsi="宋体" w:hint="eastAsia"/>
                <w:sz w:val="24"/>
                <w:szCs w:val="24"/>
              </w:rPr>
              <w:t>机器学习模型</w:t>
            </w:r>
          </w:p>
        </w:tc>
        <w:tc>
          <w:tcPr>
            <w:tcW w:w="2835" w:type="dxa"/>
          </w:tcPr>
          <w:p w14:paraId="798B8772" w14:textId="77777777" w:rsidR="00171183" w:rsidRPr="00E31943" w:rsidRDefault="00171183" w:rsidP="000F2E3A">
            <w:pPr>
              <w:pStyle w:val="HTML"/>
              <w:shd w:val="clear" w:color="auto" w:fill="FFFFFF"/>
              <w:wordWrap w:val="0"/>
              <w:textAlignment w:val="baseline"/>
              <w:rPr>
                <w:rFonts w:cs="Times New Roman"/>
                <w:color w:val="000000"/>
              </w:rPr>
            </w:pPr>
            <w:r w:rsidRPr="00E31943">
              <w:rPr>
                <w:rFonts w:cs="Times New Roman" w:hint="eastAsia"/>
                <w:color w:val="000000"/>
              </w:rPr>
              <w:t>Light</w:t>
            </w:r>
            <w:r w:rsidRPr="00E31943">
              <w:rPr>
                <w:rFonts w:cs="Times New Roman"/>
                <w:color w:val="000000"/>
              </w:rPr>
              <w:t>GBM</w:t>
            </w:r>
          </w:p>
        </w:tc>
        <w:tc>
          <w:tcPr>
            <w:tcW w:w="1559" w:type="dxa"/>
          </w:tcPr>
          <w:p w14:paraId="78D825A2" w14:textId="77777777" w:rsidR="00171183" w:rsidRPr="00E31943" w:rsidRDefault="00171183" w:rsidP="000F2E3A">
            <w:pPr>
              <w:pStyle w:val="HTML"/>
              <w:shd w:val="clear" w:color="auto" w:fill="FFFFFF"/>
              <w:wordWrap w:val="0"/>
              <w:textAlignment w:val="baseline"/>
              <w:rPr>
                <w:rFonts w:cs="Times New Roman"/>
                <w:color w:val="000000"/>
              </w:rPr>
            </w:pPr>
            <w:r w:rsidRPr="00E31943">
              <w:rPr>
                <w:rFonts w:cs="Times New Roman" w:hint="eastAsia"/>
                <w:color w:val="000000"/>
              </w:rPr>
              <w:t>7</w:t>
            </w:r>
            <w:r w:rsidRPr="00E31943">
              <w:rPr>
                <w:rFonts w:cs="Times New Roman"/>
                <w:color w:val="000000"/>
              </w:rPr>
              <w:t>8.5</w:t>
            </w:r>
          </w:p>
        </w:tc>
        <w:tc>
          <w:tcPr>
            <w:tcW w:w="1417" w:type="dxa"/>
          </w:tcPr>
          <w:p w14:paraId="1728B68F" w14:textId="77777777" w:rsidR="00171183" w:rsidRPr="00E31943" w:rsidRDefault="00171183" w:rsidP="000F2E3A">
            <w:pPr>
              <w:pStyle w:val="HTML"/>
              <w:shd w:val="clear" w:color="auto" w:fill="FFFFFF"/>
              <w:wordWrap w:val="0"/>
              <w:textAlignment w:val="baseline"/>
              <w:rPr>
                <w:rFonts w:cs="Times New Roman"/>
                <w:color w:val="000000"/>
              </w:rPr>
            </w:pPr>
            <w:r w:rsidRPr="00E31943">
              <w:rPr>
                <w:rFonts w:cs="Times New Roman" w:hint="eastAsia"/>
                <w:color w:val="000000"/>
              </w:rPr>
              <w:t>7</w:t>
            </w:r>
            <w:r w:rsidRPr="00E31943">
              <w:rPr>
                <w:rFonts w:cs="Times New Roman"/>
                <w:color w:val="000000"/>
              </w:rPr>
              <w:t>3.2</w:t>
            </w:r>
          </w:p>
        </w:tc>
        <w:tc>
          <w:tcPr>
            <w:tcW w:w="1418" w:type="dxa"/>
          </w:tcPr>
          <w:p w14:paraId="0FF0456C" w14:textId="77777777" w:rsidR="00171183" w:rsidRPr="00E31943" w:rsidRDefault="00171183" w:rsidP="000F2E3A">
            <w:pPr>
              <w:pStyle w:val="HTML"/>
              <w:shd w:val="clear" w:color="auto" w:fill="FFFFFF"/>
              <w:wordWrap w:val="0"/>
              <w:textAlignment w:val="baseline"/>
              <w:rPr>
                <w:rFonts w:cs="Times New Roman"/>
                <w:color w:val="000000"/>
              </w:rPr>
            </w:pPr>
            <w:r w:rsidRPr="00E31943">
              <w:rPr>
                <w:rFonts w:cs="Times New Roman" w:hint="eastAsia"/>
                <w:color w:val="000000"/>
              </w:rPr>
              <w:t>8</w:t>
            </w:r>
            <w:r w:rsidRPr="00E31943">
              <w:rPr>
                <w:rFonts w:cs="Times New Roman"/>
                <w:color w:val="000000"/>
              </w:rPr>
              <w:t>0.1</w:t>
            </w:r>
          </w:p>
        </w:tc>
      </w:tr>
      <w:tr w:rsidR="00436AF0" w:rsidRPr="00E31943" w14:paraId="06964FAD" w14:textId="77777777" w:rsidTr="00E31943">
        <w:trPr>
          <w:jc w:val="center"/>
        </w:trPr>
        <w:tc>
          <w:tcPr>
            <w:tcW w:w="2122" w:type="dxa"/>
          </w:tcPr>
          <w:p w14:paraId="219DE9B6" w14:textId="77777777" w:rsidR="00171183" w:rsidRPr="00E31943" w:rsidRDefault="00171183" w:rsidP="000F2E3A">
            <w:pPr>
              <w:rPr>
                <w:rStyle w:val="fontstyle01"/>
                <w:rFonts w:ascii="宋体" w:hAnsi="宋体"/>
                <w:sz w:val="24"/>
                <w:szCs w:val="24"/>
              </w:rPr>
            </w:pPr>
            <w:r w:rsidRPr="00E31943">
              <w:rPr>
                <w:rStyle w:val="fontstyle01"/>
                <w:rFonts w:ascii="宋体" w:hAnsi="宋体" w:hint="eastAsia"/>
                <w:sz w:val="24"/>
                <w:szCs w:val="24"/>
              </w:rPr>
              <w:t>深度学习模型</w:t>
            </w:r>
          </w:p>
        </w:tc>
        <w:tc>
          <w:tcPr>
            <w:tcW w:w="2835" w:type="dxa"/>
          </w:tcPr>
          <w:p w14:paraId="421BB0F3" w14:textId="77777777" w:rsidR="00171183" w:rsidRPr="00E31943" w:rsidRDefault="00171183" w:rsidP="000F2E3A">
            <w:pPr>
              <w:pStyle w:val="HTML"/>
              <w:shd w:val="clear" w:color="auto" w:fill="FFFFFF"/>
              <w:wordWrap w:val="0"/>
              <w:textAlignment w:val="baseline"/>
              <w:rPr>
                <w:rFonts w:cs="Times New Roman"/>
                <w:color w:val="000000"/>
              </w:rPr>
            </w:pPr>
            <w:r w:rsidRPr="00E31943">
              <w:rPr>
                <w:rFonts w:cs="Times New Roman" w:hint="eastAsia"/>
                <w:color w:val="000000"/>
              </w:rPr>
              <w:t>M</w:t>
            </w:r>
            <w:r w:rsidRPr="00E31943">
              <w:rPr>
                <w:rFonts w:cs="Times New Roman"/>
                <w:color w:val="000000"/>
              </w:rPr>
              <w:t xml:space="preserve">obileNet-v3 </w:t>
            </w:r>
          </w:p>
          <w:p w14:paraId="3B603F35" w14:textId="77777777" w:rsidR="00171183" w:rsidRPr="00E31943" w:rsidRDefault="00171183" w:rsidP="000F2E3A">
            <w:pPr>
              <w:pStyle w:val="HTML"/>
              <w:shd w:val="clear" w:color="auto" w:fill="FFFFFF"/>
              <w:wordWrap w:val="0"/>
              <w:textAlignment w:val="baseline"/>
              <w:rPr>
                <w:rFonts w:cs="Times New Roman"/>
                <w:color w:val="000000"/>
              </w:rPr>
            </w:pPr>
            <w:r w:rsidRPr="00E31943">
              <w:rPr>
                <w:rFonts w:cs="Times New Roman"/>
                <w:color w:val="000000"/>
              </w:rPr>
              <w:t>(</w:t>
            </w:r>
            <w:r w:rsidRPr="00E31943">
              <w:rPr>
                <w:rFonts w:cs="Times New Roman" w:hint="eastAsia"/>
                <w:color w:val="000000"/>
              </w:rPr>
              <w:t>未预训练</w:t>
            </w:r>
            <w:r w:rsidRPr="00E31943">
              <w:rPr>
                <w:rFonts w:cs="Times New Roman"/>
                <w:color w:val="000000"/>
              </w:rPr>
              <w:t>)</w:t>
            </w:r>
          </w:p>
        </w:tc>
        <w:tc>
          <w:tcPr>
            <w:tcW w:w="1559" w:type="dxa"/>
          </w:tcPr>
          <w:p w14:paraId="7665A16D" w14:textId="77777777" w:rsidR="00171183" w:rsidRPr="00E31943" w:rsidRDefault="00171183" w:rsidP="000F2E3A">
            <w:pPr>
              <w:pStyle w:val="HTML"/>
              <w:shd w:val="clear" w:color="auto" w:fill="FFFFFF"/>
              <w:wordWrap w:val="0"/>
              <w:textAlignment w:val="baseline"/>
              <w:rPr>
                <w:rFonts w:cs="Times New Roman"/>
                <w:color w:val="000000"/>
              </w:rPr>
            </w:pPr>
            <w:r w:rsidRPr="00E31943">
              <w:rPr>
                <w:rFonts w:cs="Times New Roman" w:hint="eastAsia"/>
                <w:color w:val="000000"/>
              </w:rPr>
              <w:t>8</w:t>
            </w:r>
            <w:r w:rsidRPr="00E31943">
              <w:rPr>
                <w:rFonts w:cs="Times New Roman"/>
              </w:rPr>
              <w:t>6.8</w:t>
            </w:r>
          </w:p>
        </w:tc>
        <w:tc>
          <w:tcPr>
            <w:tcW w:w="1417" w:type="dxa"/>
          </w:tcPr>
          <w:p w14:paraId="33EED63F" w14:textId="77777777" w:rsidR="00171183" w:rsidRPr="00E31943" w:rsidRDefault="00171183" w:rsidP="000F2E3A">
            <w:pPr>
              <w:pStyle w:val="HTML"/>
              <w:shd w:val="clear" w:color="auto" w:fill="FFFFFF"/>
              <w:wordWrap w:val="0"/>
              <w:textAlignment w:val="baseline"/>
              <w:rPr>
                <w:rFonts w:cs="Times New Roman"/>
                <w:color w:val="000000"/>
              </w:rPr>
            </w:pPr>
            <w:r w:rsidRPr="00E31943">
              <w:rPr>
                <w:rFonts w:cs="Times New Roman" w:hint="eastAsia"/>
                <w:color w:val="000000"/>
              </w:rPr>
              <w:t>8</w:t>
            </w:r>
            <w:r w:rsidRPr="00E31943">
              <w:rPr>
                <w:rFonts w:cs="Times New Roman"/>
              </w:rPr>
              <w:t>0.6</w:t>
            </w:r>
          </w:p>
        </w:tc>
        <w:tc>
          <w:tcPr>
            <w:tcW w:w="1418" w:type="dxa"/>
          </w:tcPr>
          <w:p w14:paraId="6C9E0E45" w14:textId="77777777" w:rsidR="00171183" w:rsidRPr="00E31943" w:rsidRDefault="00171183" w:rsidP="000F2E3A">
            <w:pPr>
              <w:pStyle w:val="HTML"/>
              <w:shd w:val="clear" w:color="auto" w:fill="FFFFFF"/>
              <w:wordWrap w:val="0"/>
              <w:textAlignment w:val="baseline"/>
              <w:rPr>
                <w:rFonts w:cs="Times New Roman"/>
                <w:color w:val="000000"/>
              </w:rPr>
            </w:pPr>
            <w:r w:rsidRPr="00E31943">
              <w:rPr>
                <w:rFonts w:cs="Times New Roman"/>
                <w:color w:val="000000"/>
              </w:rPr>
              <w:t>8</w:t>
            </w:r>
            <w:r w:rsidRPr="00E31943">
              <w:rPr>
                <w:rFonts w:cs="Times New Roman"/>
              </w:rPr>
              <w:t>5.7</w:t>
            </w:r>
          </w:p>
        </w:tc>
      </w:tr>
      <w:tr w:rsidR="00436AF0" w:rsidRPr="00E31943" w14:paraId="612046F9" w14:textId="77777777" w:rsidTr="00E31943">
        <w:trPr>
          <w:jc w:val="center"/>
        </w:trPr>
        <w:tc>
          <w:tcPr>
            <w:tcW w:w="2122" w:type="dxa"/>
          </w:tcPr>
          <w:p w14:paraId="4F7B54D2" w14:textId="77777777" w:rsidR="00171183" w:rsidRPr="00E31943" w:rsidRDefault="00171183" w:rsidP="000F2E3A">
            <w:pPr>
              <w:rPr>
                <w:rStyle w:val="fontstyle01"/>
                <w:rFonts w:ascii="宋体" w:hAnsi="宋体"/>
                <w:sz w:val="24"/>
                <w:szCs w:val="24"/>
              </w:rPr>
            </w:pPr>
          </w:p>
        </w:tc>
        <w:tc>
          <w:tcPr>
            <w:tcW w:w="2835" w:type="dxa"/>
          </w:tcPr>
          <w:p w14:paraId="4971E63D" w14:textId="77777777" w:rsidR="00171183" w:rsidRPr="00E31943" w:rsidRDefault="00171183" w:rsidP="000F2E3A">
            <w:pPr>
              <w:pStyle w:val="HTML"/>
              <w:shd w:val="clear" w:color="auto" w:fill="FFFFFF"/>
              <w:wordWrap w:val="0"/>
              <w:textAlignment w:val="baseline"/>
              <w:rPr>
                <w:rFonts w:cs="Times New Roman"/>
                <w:color w:val="000000"/>
              </w:rPr>
            </w:pPr>
            <w:r w:rsidRPr="00E31943">
              <w:rPr>
                <w:rFonts w:cs="Times New Roman" w:hint="eastAsia"/>
                <w:color w:val="000000"/>
              </w:rPr>
              <w:t>M</w:t>
            </w:r>
            <w:r w:rsidRPr="00E31943">
              <w:rPr>
                <w:rFonts w:cs="Times New Roman"/>
                <w:color w:val="000000"/>
              </w:rPr>
              <w:t>obileNet-v3</w:t>
            </w:r>
          </w:p>
        </w:tc>
        <w:tc>
          <w:tcPr>
            <w:tcW w:w="1559" w:type="dxa"/>
          </w:tcPr>
          <w:p w14:paraId="319A85DB" w14:textId="77777777" w:rsidR="00171183" w:rsidRPr="00E31943" w:rsidRDefault="00171183" w:rsidP="000F2E3A">
            <w:pPr>
              <w:pStyle w:val="HTML"/>
              <w:shd w:val="clear" w:color="auto" w:fill="FFFFFF"/>
              <w:wordWrap w:val="0"/>
              <w:textAlignment w:val="baseline"/>
              <w:rPr>
                <w:rFonts w:cs="Times New Roman"/>
                <w:color w:val="000000"/>
              </w:rPr>
            </w:pPr>
            <w:r w:rsidRPr="00E31943">
              <w:rPr>
                <w:rFonts w:cs="Times New Roman" w:hint="eastAsia"/>
                <w:color w:val="000000"/>
              </w:rPr>
              <w:t>9</w:t>
            </w:r>
            <w:r w:rsidRPr="00E31943">
              <w:rPr>
                <w:rFonts w:cs="Times New Roman"/>
              </w:rPr>
              <w:t>7.1</w:t>
            </w:r>
          </w:p>
        </w:tc>
        <w:tc>
          <w:tcPr>
            <w:tcW w:w="1417" w:type="dxa"/>
          </w:tcPr>
          <w:p w14:paraId="100DF848" w14:textId="77777777" w:rsidR="00171183" w:rsidRPr="00E31943" w:rsidRDefault="00171183" w:rsidP="000F2E3A">
            <w:pPr>
              <w:pStyle w:val="HTML"/>
              <w:shd w:val="clear" w:color="auto" w:fill="FFFFFF"/>
              <w:wordWrap w:val="0"/>
              <w:textAlignment w:val="baseline"/>
              <w:rPr>
                <w:rFonts w:cs="Times New Roman"/>
                <w:color w:val="000000"/>
              </w:rPr>
            </w:pPr>
            <w:r w:rsidRPr="00E31943">
              <w:rPr>
                <w:rFonts w:cs="Times New Roman" w:hint="eastAsia"/>
                <w:color w:val="000000"/>
              </w:rPr>
              <w:t>9</w:t>
            </w:r>
            <w:r w:rsidRPr="00E31943">
              <w:rPr>
                <w:rFonts w:cs="Times New Roman"/>
              </w:rPr>
              <w:t>1.5</w:t>
            </w:r>
          </w:p>
        </w:tc>
        <w:tc>
          <w:tcPr>
            <w:tcW w:w="1418" w:type="dxa"/>
          </w:tcPr>
          <w:p w14:paraId="02FA8DD8" w14:textId="77777777" w:rsidR="00171183" w:rsidRPr="00E31943" w:rsidRDefault="00171183" w:rsidP="000F2E3A">
            <w:pPr>
              <w:pStyle w:val="HTML"/>
              <w:shd w:val="clear" w:color="auto" w:fill="FFFFFF"/>
              <w:wordWrap w:val="0"/>
              <w:textAlignment w:val="baseline"/>
              <w:rPr>
                <w:rFonts w:cs="Times New Roman"/>
                <w:color w:val="000000"/>
              </w:rPr>
            </w:pPr>
            <w:r w:rsidRPr="00E31943">
              <w:rPr>
                <w:rFonts w:cs="Times New Roman" w:hint="eastAsia"/>
                <w:color w:val="000000"/>
              </w:rPr>
              <w:t>9</w:t>
            </w:r>
            <w:r w:rsidRPr="00E31943">
              <w:rPr>
                <w:rFonts w:cs="Times New Roman"/>
              </w:rPr>
              <w:t>4.2</w:t>
            </w:r>
          </w:p>
        </w:tc>
      </w:tr>
      <w:tr w:rsidR="00436AF0" w:rsidRPr="00E31943" w14:paraId="4C1A709C" w14:textId="77777777" w:rsidTr="00E31943">
        <w:trPr>
          <w:jc w:val="center"/>
        </w:trPr>
        <w:tc>
          <w:tcPr>
            <w:tcW w:w="2122" w:type="dxa"/>
          </w:tcPr>
          <w:p w14:paraId="2E4F9E72" w14:textId="77777777" w:rsidR="00171183" w:rsidRPr="00E31943" w:rsidRDefault="00171183" w:rsidP="000F2E3A">
            <w:pPr>
              <w:rPr>
                <w:rStyle w:val="fontstyle01"/>
                <w:rFonts w:ascii="宋体" w:hAnsi="宋体"/>
                <w:sz w:val="24"/>
                <w:szCs w:val="24"/>
              </w:rPr>
            </w:pPr>
          </w:p>
        </w:tc>
        <w:tc>
          <w:tcPr>
            <w:tcW w:w="2835" w:type="dxa"/>
          </w:tcPr>
          <w:p w14:paraId="3F7E39AE" w14:textId="77777777" w:rsidR="00171183" w:rsidRPr="00E31943" w:rsidRDefault="00171183" w:rsidP="000F2E3A">
            <w:pPr>
              <w:pStyle w:val="HTML"/>
              <w:shd w:val="clear" w:color="auto" w:fill="FFFFFF"/>
              <w:wordWrap w:val="0"/>
              <w:textAlignment w:val="baseline"/>
              <w:rPr>
                <w:rFonts w:cs="Times New Roman"/>
                <w:color w:val="000000"/>
              </w:rPr>
            </w:pPr>
            <w:r w:rsidRPr="00E31943">
              <w:rPr>
                <w:rFonts w:cs="Times New Roman" w:hint="eastAsia"/>
                <w:color w:val="000000"/>
              </w:rPr>
              <w:t>M</w:t>
            </w:r>
            <w:r w:rsidRPr="00E31943">
              <w:rPr>
                <w:rFonts w:cs="Times New Roman"/>
                <w:color w:val="000000"/>
              </w:rPr>
              <w:t xml:space="preserve">obileNet-v3 </w:t>
            </w:r>
          </w:p>
          <w:p w14:paraId="68779FE0" w14:textId="77777777" w:rsidR="00171183" w:rsidRPr="00E31943" w:rsidRDefault="00171183" w:rsidP="000F2E3A">
            <w:pPr>
              <w:pStyle w:val="HTML"/>
              <w:shd w:val="clear" w:color="auto" w:fill="FFFFFF"/>
              <w:wordWrap w:val="0"/>
              <w:textAlignment w:val="baseline"/>
              <w:rPr>
                <w:rFonts w:cs="Times New Roman"/>
                <w:color w:val="000000"/>
              </w:rPr>
            </w:pPr>
            <w:r w:rsidRPr="00E31943">
              <w:rPr>
                <w:rFonts w:cs="Times New Roman"/>
              </w:rPr>
              <w:t>+ F</w:t>
            </w:r>
            <w:r w:rsidRPr="00E31943">
              <w:rPr>
                <w:rFonts w:cs="Times New Roman" w:hint="eastAsia"/>
              </w:rPr>
              <w:t>ast</w:t>
            </w:r>
            <w:r w:rsidRPr="00E31943">
              <w:rPr>
                <w:rFonts w:cs="Times New Roman"/>
              </w:rPr>
              <w:t xml:space="preserve"> E</w:t>
            </w:r>
            <w:r w:rsidRPr="00E31943">
              <w:rPr>
                <w:rFonts w:cs="Times New Roman" w:hint="eastAsia"/>
              </w:rPr>
              <w:t>nsemble</w:t>
            </w:r>
          </w:p>
        </w:tc>
        <w:tc>
          <w:tcPr>
            <w:tcW w:w="1559" w:type="dxa"/>
          </w:tcPr>
          <w:p w14:paraId="503D4225" w14:textId="77777777" w:rsidR="00171183" w:rsidRPr="00E31943" w:rsidRDefault="00171183" w:rsidP="000F2E3A">
            <w:pPr>
              <w:pStyle w:val="HTML"/>
              <w:shd w:val="clear" w:color="auto" w:fill="FFFFFF"/>
              <w:wordWrap w:val="0"/>
              <w:textAlignment w:val="baseline"/>
              <w:rPr>
                <w:rFonts w:cs="Times New Roman"/>
                <w:color w:val="000000"/>
              </w:rPr>
            </w:pPr>
            <w:r w:rsidRPr="00E31943">
              <w:rPr>
                <w:rFonts w:cs="Times New Roman" w:hint="eastAsia"/>
                <w:color w:val="000000"/>
              </w:rPr>
              <w:t>9</w:t>
            </w:r>
            <w:r w:rsidRPr="00E31943">
              <w:rPr>
                <w:rFonts w:cs="Times New Roman"/>
              </w:rPr>
              <w:t>7.9</w:t>
            </w:r>
          </w:p>
        </w:tc>
        <w:tc>
          <w:tcPr>
            <w:tcW w:w="1417" w:type="dxa"/>
          </w:tcPr>
          <w:p w14:paraId="591F6340" w14:textId="77777777" w:rsidR="00171183" w:rsidRPr="00E31943" w:rsidRDefault="00171183" w:rsidP="000F2E3A">
            <w:pPr>
              <w:pStyle w:val="HTML"/>
              <w:shd w:val="clear" w:color="auto" w:fill="FFFFFF"/>
              <w:wordWrap w:val="0"/>
              <w:textAlignment w:val="baseline"/>
              <w:rPr>
                <w:rFonts w:cs="Times New Roman"/>
                <w:color w:val="000000"/>
              </w:rPr>
            </w:pPr>
            <w:r w:rsidRPr="00E31943">
              <w:rPr>
                <w:rFonts w:cs="Times New Roman" w:hint="eastAsia"/>
                <w:color w:val="000000"/>
              </w:rPr>
              <w:t>9</w:t>
            </w:r>
            <w:r w:rsidRPr="00E31943">
              <w:rPr>
                <w:rFonts w:cs="Times New Roman"/>
              </w:rPr>
              <w:t>2.7</w:t>
            </w:r>
          </w:p>
        </w:tc>
        <w:tc>
          <w:tcPr>
            <w:tcW w:w="1418" w:type="dxa"/>
          </w:tcPr>
          <w:p w14:paraId="242F77FA" w14:textId="77777777" w:rsidR="00171183" w:rsidRPr="00E31943" w:rsidRDefault="00171183" w:rsidP="000F2E3A">
            <w:pPr>
              <w:pStyle w:val="HTML"/>
              <w:shd w:val="clear" w:color="auto" w:fill="FFFFFF"/>
              <w:wordWrap w:val="0"/>
              <w:textAlignment w:val="baseline"/>
              <w:rPr>
                <w:rFonts w:cs="Times New Roman"/>
                <w:color w:val="000000"/>
              </w:rPr>
            </w:pPr>
            <w:r w:rsidRPr="00E31943">
              <w:rPr>
                <w:rFonts w:cs="Times New Roman" w:hint="eastAsia"/>
                <w:color w:val="000000"/>
              </w:rPr>
              <w:t>9</w:t>
            </w:r>
            <w:r w:rsidRPr="00E31943">
              <w:rPr>
                <w:rFonts w:cs="Times New Roman"/>
              </w:rPr>
              <w:t>4.5</w:t>
            </w:r>
          </w:p>
        </w:tc>
      </w:tr>
    </w:tbl>
    <w:p w14:paraId="2D5EF2C1" w14:textId="77777777" w:rsidR="00171183" w:rsidRDefault="00171183" w:rsidP="00171183">
      <w:pPr>
        <w:rPr>
          <w:rStyle w:val="fontstyle01"/>
          <w:rFonts w:hint="eastAsia"/>
        </w:rPr>
      </w:pPr>
    </w:p>
    <w:p w14:paraId="2E93A70A" w14:textId="77777777" w:rsidR="00171183" w:rsidRDefault="00171183" w:rsidP="00171183">
      <w:pPr>
        <w:rPr>
          <w:rStyle w:val="fontstyle01"/>
          <w:rFonts w:hint="eastAsia"/>
        </w:rPr>
      </w:pPr>
    </w:p>
    <w:p w14:paraId="4879FD1D" w14:textId="3D8E9472" w:rsidR="004B7F55" w:rsidRDefault="00436AF0">
      <w:pPr>
        <w:ind w:left="154"/>
        <w:rPr>
          <w:rFonts w:ascii="Microsoft JhengHei" w:eastAsia="Microsoft JhengHei" w:hAnsi="Microsoft JhengHei" w:cs="Microsoft JhengHei"/>
          <w:sz w:val="28"/>
          <w:szCs w:val="28"/>
          <w:lang w:eastAsia="zh-CN"/>
        </w:rPr>
      </w:pPr>
      <w:r>
        <w:rPr>
          <w:rFonts w:ascii="Times New Roman" w:eastAsia="Times New Roman" w:hAnsi="Times New Roman" w:cs="Times New Roman"/>
          <w:sz w:val="28"/>
          <w:szCs w:val="28"/>
          <w:lang w:eastAsia="zh-CN"/>
        </w:rPr>
        <w:t>3.6.2</w:t>
      </w:r>
      <w:r>
        <w:rPr>
          <w:rFonts w:ascii="Times New Roman" w:eastAsia="Times New Roman" w:hAnsi="Times New Roman" w:cs="Times New Roman"/>
          <w:spacing w:val="53"/>
          <w:sz w:val="28"/>
          <w:szCs w:val="28"/>
          <w:lang w:eastAsia="zh-CN"/>
        </w:rPr>
        <w:t xml:space="preserve"> </w:t>
      </w:r>
      <w:r w:rsidRPr="00436AF0">
        <w:rPr>
          <w:rFonts w:ascii="Microsoft JhengHei" w:eastAsia="Microsoft JhengHei" w:hAnsi="Microsoft JhengHei" w:cs="Microsoft JhengHei" w:hint="eastAsia"/>
          <w:sz w:val="28"/>
          <w:szCs w:val="28"/>
          <w:lang w:eastAsia="zh-CN"/>
        </w:rPr>
        <w:t>基于咳嗽音的肺部健康检测模型</w:t>
      </w:r>
    </w:p>
    <w:p w14:paraId="132B7CB0" w14:textId="3FF11B63" w:rsidR="004B7F55" w:rsidRDefault="009349C4" w:rsidP="009349C4">
      <w:pPr>
        <w:pStyle w:val="a3"/>
        <w:spacing w:beforeLines="180" w:before="432" w:line="317" w:lineRule="auto"/>
        <w:ind w:left="153" w:firstLine="482"/>
        <w:jc w:val="both"/>
        <w:rPr>
          <w:lang w:eastAsia="zh-CN"/>
        </w:rPr>
      </w:pPr>
      <w:r w:rsidRPr="009349C4">
        <w:rPr>
          <w:rFonts w:hint="eastAsia"/>
          <w:spacing w:val="-1"/>
          <w:lang w:eastAsia="zh-CN"/>
        </w:rPr>
        <w:t>我们采用在Covid19-Cough数据集上进行5折交叉验证的方式进行模型评估，评估的主要指标为5折交叉验证平均测试AUC分数。同时，我们还汇报以0.5为阈值时的平均真阳性率和平均真阴性率。模型的表现对比见下面的表2. 在本研究中，我们默认采用预训练后的卷积网络。我们也对比了完全随机初始化的网络的表现，这些模型会标识” 未预训练”。</w:t>
      </w:r>
      <w:r>
        <w:rPr>
          <w:lang w:eastAsia="zh-CN"/>
        </w:rPr>
        <w:t xml:space="preserve"> </w:t>
      </w:r>
    </w:p>
    <w:p w14:paraId="442FF16F" w14:textId="77777777" w:rsidR="009349C4" w:rsidRPr="009349C4" w:rsidRDefault="009349C4" w:rsidP="009349C4">
      <w:pPr>
        <w:rPr>
          <w:rStyle w:val="fontstyle01"/>
          <w:rFonts w:ascii="宋体" w:eastAsia="宋体" w:hAnsi="宋体"/>
          <w:sz w:val="24"/>
          <w:szCs w:val="24"/>
          <w:lang w:eastAsia="zh-CN"/>
        </w:rPr>
      </w:pPr>
    </w:p>
    <w:p w14:paraId="7E4E123A" w14:textId="77777777" w:rsidR="009349C4" w:rsidRPr="009349C4" w:rsidRDefault="009349C4" w:rsidP="009349C4">
      <w:pPr>
        <w:rPr>
          <w:rStyle w:val="fontstyle01"/>
          <w:rFonts w:ascii="宋体" w:eastAsia="宋体" w:hAnsi="宋体"/>
          <w:sz w:val="24"/>
          <w:szCs w:val="24"/>
          <w:lang w:eastAsia="zh-CN"/>
        </w:rPr>
      </w:pPr>
    </w:p>
    <w:tbl>
      <w:tblPr>
        <w:tblStyle w:val="a9"/>
        <w:tblW w:w="0" w:type="auto"/>
        <w:jc w:val="center"/>
        <w:tblLook w:val="04A0" w:firstRow="1" w:lastRow="0" w:firstColumn="1" w:lastColumn="0" w:noHBand="0" w:noVBand="1"/>
      </w:tblPr>
      <w:tblGrid>
        <w:gridCol w:w="2430"/>
        <w:gridCol w:w="3185"/>
        <w:gridCol w:w="1498"/>
        <w:gridCol w:w="1311"/>
        <w:gridCol w:w="1311"/>
      </w:tblGrid>
      <w:tr w:rsidR="009349C4" w:rsidRPr="009349C4" w14:paraId="5725B768" w14:textId="77777777" w:rsidTr="009349C4">
        <w:trPr>
          <w:trHeight w:val="525"/>
          <w:jc w:val="center"/>
        </w:trPr>
        <w:tc>
          <w:tcPr>
            <w:tcW w:w="2430" w:type="dxa"/>
          </w:tcPr>
          <w:p w14:paraId="141E3249" w14:textId="77777777" w:rsidR="009349C4" w:rsidRPr="009349C4" w:rsidRDefault="009349C4" w:rsidP="000F2E3A">
            <w:pPr>
              <w:rPr>
                <w:rFonts w:ascii="宋体" w:hAnsi="宋体"/>
                <w:sz w:val="24"/>
                <w:szCs w:val="24"/>
              </w:rPr>
            </w:pPr>
            <w:bookmarkStart w:id="34" w:name="_Hlk83113322"/>
          </w:p>
        </w:tc>
        <w:tc>
          <w:tcPr>
            <w:tcW w:w="3185" w:type="dxa"/>
          </w:tcPr>
          <w:p w14:paraId="657BCDB2" w14:textId="77777777" w:rsidR="009349C4" w:rsidRPr="009349C4" w:rsidRDefault="009349C4" w:rsidP="000F2E3A">
            <w:pPr>
              <w:pStyle w:val="HTML"/>
              <w:shd w:val="clear" w:color="auto" w:fill="FFFFFF"/>
              <w:wordWrap w:val="0"/>
              <w:textAlignment w:val="baseline"/>
              <w:rPr>
                <w:rFonts w:cs="Times New Roman"/>
                <w:color w:val="000000"/>
              </w:rPr>
            </w:pPr>
            <w:r w:rsidRPr="009349C4">
              <w:rPr>
                <w:rFonts w:cs="Times New Roman" w:hint="eastAsia"/>
                <w:color w:val="000000"/>
              </w:rPr>
              <w:t>模型架构</w:t>
            </w:r>
          </w:p>
        </w:tc>
        <w:tc>
          <w:tcPr>
            <w:tcW w:w="1498" w:type="dxa"/>
          </w:tcPr>
          <w:p w14:paraId="598F01D3" w14:textId="77777777" w:rsidR="009349C4" w:rsidRPr="009349C4" w:rsidRDefault="009349C4" w:rsidP="000F2E3A">
            <w:pPr>
              <w:pStyle w:val="HTML"/>
              <w:shd w:val="clear" w:color="auto" w:fill="FFFFFF"/>
              <w:wordWrap w:val="0"/>
              <w:textAlignment w:val="baseline"/>
              <w:rPr>
                <w:rFonts w:cs="Times New Roman"/>
                <w:color w:val="000000"/>
              </w:rPr>
            </w:pPr>
            <w:r w:rsidRPr="009349C4">
              <w:rPr>
                <w:rFonts w:cs="Times New Roman"/>
                <w:color w:val="000000"/>
              </w:rPr>
              <w:t>Auc(%)</w:t>
            </w:r>
          </w:p>
        </w:tc>
        <w:tc>
          <w:tcPr>
            <w:tcW w:w="1311" w:type="dxa"/>
          </w:tcPr>
          <w:p w14:paraId="5E45E586" w14:textId="77777777" w:rsidR="009349C4" w:rsidRPr="009349C4" w:rsidRDefault="009349C4" w:rsidP="000F2E3A">
            <w:pPr>
              <w:pStyle w:val="HTML"/>
              <w:shd w:val="clear" w:color="auto" w:fill="FFFFFF"/>
              <w:wordWrap w:val="0"/>
              <w:textAlignment w:val="baseline"/>
              <w:rPr>
                <w:rFonts w:cs="Times New Roman"/>
                <w:color w:val="000000"/>
              </w:rPr>
            </w:pPr>
            <w:r w:rsidRPr="009349C4">
              <w:rPr>
                <w:rFonts w:cs="Times New Roman"/>
                <w:color w:val="000000"/>
              </w:rPr>
              <w:t>TPR(%)</w:t>
            </w:r>
          </w:p>
        </w:tc>
        <w:tc>
          <w:tcPr>
            <w:tcW w:w="1311" w:type="dxa"/>
          </w:tcPr>
          <w:p w14:paraId="3A8338C5" w14:textId="77777777" w:rsidR="009349C4" w:rsidRPr="009349C4" w:rsidRDefault="009349C4" w:rsidP="000F2E3A">
            <w:pPr>
              <w:pStyle w:val="HTML"/>
              <w:shd w:val="clear" w:color="auto" w:fill="FFFFFF"/>
              <w:wordWrap w:val="0"/>
              <w:textAlignment w:val="baseline"/>
              <w:rPr>
                <w:rFonts w:cs="Times New Roman"/>
                <w:color w:val="000000"/>
              </w:rPr>
            </w:pPr>
            <w:r w:rsidRPr="009349C4">
              <w:rPr>
                <w:rFonts w:cs="Times New Roman" w:hint="eastAsia"/>
                <w:color w:val="000000"/>
              </w:rPr>
              <w:t>T</w:t>
            </w:r>
            <w:r w:rsidRPr="009349C4">
              <w:rPr>
                <w:rFonts w:cs="Times New Roman"/>
              </w:rPr>
              <w:t>NR</w:t>
            </w:r>
            <w:r w:rsidRPr="009349C4">
              <w:rPr>
                <w:rFonts w:cs="Times New Roman"/>
                <w:color w:val="000000"/>
              </w:rPr>
              <w:t>(%)</w:t>
            </w:r>
          </w:p>
        </w:tc>
      </w:tr>
      <w:tr w:rsidR="009349C4" w:rsidRPr="009349C4" w14:paraId="7C8E7166" w14:textId="77777777" w:rsidTr="009349C4">
        <w:trPr>
          <w:trHeight w:val="525"/>
          <w:jc w:val="center"/>
        </w:trPr>
        <w:tc>
          <w:tcPr>
            <w:tcW w:w="2430" w:type="dxa"/>
          </w:tcPr>
          <w:p w14:paraId="5CF9E274" w14:textId="77777777" w:rsidR="009349C4" w:rsidRPr="009349C4" w:rsidRDefault="009349C4" w:rsidP="000F2E3A">
            <w:pPr>
              <w:rPr>
                <w:rStyle w:val="fontstyle01"/>
                <w:rFonts w:ascii="宋体" w:hAnsi="宋体"/>
                <w:sz w:val="24"/>
                <w:szCs w:val="24"/>
              </w:rPr>
            </w:pPr>
            <w:r w:rsidRPr="009349C4">
              <w:rPr>
                <w:rStyle w:val="fontstyle01"/>
                <w:rFonts w:ascii="宋体" w:hAnsi="宋体" w:hint="eastAsia"/>
                <w:sz w:val="24"/>
                <w:szCs w:val="24"/>
              </w:rPr>
              <w:t>机器学习模型</w:t>
            </w:r>
          </w:p>
        </w:tc>
        <w:tc>
          <w:tcPr>
            <w:tcW w:w="3185" w:type="dxa"/>
          </w:tcPr>
          <w:p w14:paraId="79715587" w14:textId="77777777" w:rsidR="009349C4" w:rsidRPr="009349C4" w:rsidRDefault="009349C4" w:rsidP="000F2E3A">
            <w:pPr>
              <w:pStyle w:val="HTML"/>
              <w:shd w:val="clear" w:color="auto" w:fill="FFFFFF"/>
              <w:wordWrap w:val="0"/>
              <w:textAlignment w:val="baseline"/>
              <w:rPr>
                <w:rFonts w:cs="Times New Roman"/>
                <w:color w:val="000000"/>
              </w:rPr>
            </w:pPr>
            <w:r w:rsidRPr="009349C4">
              <w:rPr>
                <w:rFonts w:cs="Times New Roman" w:hint="eastAsia"/>
                <w:color w:val="000000"/>
              </w:rPr>
              <w:t>Light</w:t>
            </w:r>
            <w:r w:rsidRPr="009349C4">
              <w:rPr>
                <w:rFonts w:cs="Times New Roman"/>
                <w:color w:val="000000"/>
              </w:rPr>
              <w:t>GBM</w:t>
            </w:r>
          </w:p>
        </w:tc>
        <w:tc>
          <w:tcPr>
            <w:tcW w:w="1498" w:type="dxa"/>
          </w:tcPr>
          <w:p w14:paraId="0BEB10A3" w14:textId="77777777" w:rsidR="009349C4" w:rsidRPr="009349C4" w:rsidRDefault="009349C4" w:rsidP="000F2E3A">
            <w:pPr>
              <w:pStyle w:val="HTML"/>
              <w:shd w:val="clear" w:color="auto" w:fill="FFFFFF"/>
              <w:wordWrap w:val="0"/>
              <w:textAlignment w:val="baseline"/>
              <w:rPr>
                <w:rFonts w:cs="Times New Roman"/>
                <w:color w:val="000000"/>
              </w:rPr>
            </w:pPr>
            <w:r w:rsidRPr="009349C4">
              <w:rPr>
                <w:rFonts w:cs="Times New Roman" w:hint="eastAsia"/>
                <w:color w:val="000000"/>
              </w:rPr>
              <w:t>6</w:t>
            </w:r>
            <w:r w:rsidRPr="009349C4">
              <w:rPr>
                <w:rFonts w:cs="Times New Roman"/>
                <w:color w:val="000000"/>
              </w:rPr>
              <w:t>5.3</w:t>
            </w:r>
          </w:p>
        </w:tc>
        <w:tc>
          <w:tcPr>
            <w:tcW w:w="1311" w:type="dxa"/>
          </w:tcPr>
          <w:p w14:paraId="53E9E29A" w14:textId="77777777" w:rsidR="009349C4" w:rsidRPr="009349C4" w:rsidRDefault="009349C4" w:rsidP="000F2E3A">
            <w:pPr>
              <w:pStyle w:val="HTML"/>
              <w:shd w:val="clear" w:color="auto" w:fill="FFFFFF"/>
              <w:wordWrap w:val="0"/>
              <w:textAlignment w:val="baseline"/>
              <w:rPr>
                <w:rFonts w:cs="Times New Roman"/>
                <w:color w:val="000000"/>
              </w:rPr>
            </w:pPr>
            <w:r w:rsidRPr="009349C4">
              <w:rPr>
                <w:rFonts w:cs="Times New Roman" w:hint="eastAsia"/>
                <w:color w:val="000000"/>
              </w:rPr>
              <w:t>5</w:t>
            </w:r>
            <w:r w:rsidRPr="009349C4">
              <w:rPr>
                <w:rFonts w:cs="Times New Roman"/>
                <w:color w:val="000000"/>
              </w:rPr>
              <w:t>6.7</w:t>
            </w:r>
          </w:p>
        </w:tc>
        <w:tc>
          <w:tcPr>
            <w:tcW w:w="1311" w:type="dxa"/>
          </w:tcPr>
          <w:p w14:paraId="4EA72049" w14:textId="77777777" w:rsidR="009349C4" w:rsidRPr="009349C4" w:rsidRDefault="009349C4" w:rsidP="000F2E3A">
            <w:pPr>
              <w:pStyle w:val="HTML"/>
              <w:shd w:val="clear" w:color="auto" w:fill="FFFFFF"/>
              <w:wordWrap w:val="0"/>
              <w:textAlignment w:val="baseline"/>
              <w:rPr>
                <w:rFonts w:cs="Times New Roman"/>
                <w:color w:val="000000"/>
              </w:rPr>
            </w:pPr>
            <w:r w:rsidRPr="009349C4">
              <w:rPr>
                <w:rFonts w:cs="Times New Roman" w:hint="eastAsia"/>
                <w:color w:val="000000"/>
              </w:rPr>
              <w:t>6</w:t>
            </w:r>
            <w:r w:rsidRPr="009349C4">
              <w:rPr>
                <w:rFonts w:cs="Times New Roman"/>
                <w:color w:val="000000"/>
              </w:rPr>
              <w:t>1.1</w:t>
            </w:r>
          </w:p>
        </w:tc>
      </w:tr>
      <w:tr w:rsidR="009349C4" w:rsidRPr="009349C4" w14:paraId="04D3A119" w14:textId="77777777" w:rsidTr="009349C4">
        <w:trPr>
          <w:trHeight w:val="1051"/>
          <w:jc w:val="center"/>
        </w:trPr>
        <w:tc>
          <w:tcPr>
            <w:tcW w:w="2430" w:type="dxa"/>
          </w:tcPr>
          <w:p w14:paraId="7FA150EF" w14:textId="77777777" w:rsidR="009349C4" w:rsidRPr="009349C4" w:rsidRDefault="009349C4" w:rsidP="000F2E3A">
            <w:pPr>
              <w:rPr>
                <w:rStyle w:val="fontstyle01"/>
                <w:rFonts w:ascii="宋体" w:hAnsi="宋体"/>
                <w:sz w:val="24"/>
                <w:szCs w:val="24"/>
              </w:rPr>
            </w:pPr>
            <w:r w:rsidRPr="009349C4">
              <w:rPr>
                <w:rStyle w:val="fontstyle01"/>
                <w:rFonts w:ascii="宋体" w:hAnsi="宋体" w:hint="eastAsia"/>
                <w:sz w:val="24"/>
                <w:szCs w:val="24"/>
              </w:rPr>
              <w:t>深度学习模型</w:t>
            </w:r>
          </w:p>
        </w:tc>
        <w:tc>
          <w:tcPr>
            <w:tcW w:w="3185" w:type="dxa"/>
          </w:tcPr>
          <w:p w14:paraId="6AAADCD4" w14:textId="77777777" w:rsidR="009349C4" w:rsidRPr="009349C4" w:rsidRDefault="009349C4" w:rsidP="000F2E3A">
            <w:pPr>
              <w:pStyle w:val="HTML"/>
              <w:shd w:val="clear" w:color="auto" w:fill="FFFFFF"/>
              <w:wordWrap w:val="0"/>
              <w:textAlignment w:val="baseline"/>
              <w:rPr>
                <w:rFonts w:cs="Times New Roman"/>
                <w:color w:val="000000"/>
              </w:rPr>
            </w:pPr>
            <w:r w:rsidRPr="009349C4">
              <w:rPr>
                <w:rFonts w:cs="Times New Roman" w:hint="eastAsia"/>
                <w:color w:val="000000"/>
              </w:rPr>
              <w:t>M</w:t>
            </w:r>
            <w:r w:rsidRPr="009349C4">
              <w:rPr>
                <w:rFonts w:cs="Times New Roman"/>
                <w:color w:val="000000"/>
              </w:rPr>
              <w:t xml:space="preserve">obileNet-v3 </w:t>
            </w:r>
          </w:p>
          <w:p w14:paraId="37E6A288" w14:textId="77777777" w:rsidR="009349C4" w:rsidRPr="009349C4" w:rsidRDefault="009349C4" w:rsidP="000F2E3A">
            <w:pPr>
              <w:pStyle w:val="HTML"/>
              <w:shd w:val="clear" w:color="auto" w:fill="FFFFFF"/>
              <w:wordWrap w:val="0"/>
              <w:textAlignment w:val="baseline"/>
              <w:rPr>
                <w:rFonts w:cs="Times New Roman"/>
                <w:color w:val="000000"/>
              </w:rPr>
            </w:pPr>
            <w:r w:rsidRPr="009349C4">
              <w:rPr>
                <w:rFonts w:cs="Times New Roman"/>
                <w:color w:val="000000"/>
              </w:rPr>
              <w:t>(</w:t>
            </w:r>
            <w:r w:rsidRPr="009349C4">
              <w:rPr>
                <w:rFonts w:cs="Times New Roman" w:hint="eastAsia"/>
                <w:color w:val="000000"/>
              </w:rPr>
              <w:t>not</w:t>
            </w:r>
            <w:r w:rsidRPr="009349C4">
              <w:rPr>
                <w:rFonts w:cs="Times New Roman"/>
                <w:color w:val="000000"/>
              </w:rPr>
              <w:t xml:space="preserve"> pretrained)</w:t>
            </w:r>
          </w:p>
        </w:tc>
        <w:tc>
          <w:tcPr>
            <w:tcW w:w="1498" w:type="dxa"/>
          </w:tcPr>
          <w:p w14:paraId="25F61C5E" w14:textId="77777777" w:rsidR="009349C4" w:rsidRPr="009349C4" w:rsidRDefault="009349C4" w:rsidP="000F2E3A">
            <w:pPr>
              <w:pStyle w:val="HTML"/>
              <w:shd w:val="clear" w:color="auto" w:fill="FFFFFF"/>
              <w:wordWrap w:val="0"/>
              <w:textAlignment w:val="baseline"/>
              <w:rPr>
                <w:rFonts w:cs="Times New Roman"/>
                <w:color w:val="000000"/>
              </w:rPr>
            </w:pPr>
            <w:r w:rsidRPr="009349C4">
              <w:rPr>
                <w:rFonts w:cs="Times New Roman" w:hint="eastAsia"/>
                <w:color w:val="000000"/>
              </w:rPr>
              <w:t>7</w:t>
            </w:r>
            <w:r w:rsidRPr="009349C4">
              <w:rPr>
                <w:rFonts w:cs="Times New Roman"/>
                <w:color w:val="000000"/>
              </w:rPr>
              <w:t>3.1</w:t>
            </w:r>
          </w:p>
        </w:tc>
        <w:tc>
          <w:tcPr>
            <w:tcW w:w="1311" w:type="dxa"/>
          </w:tcPr>
          <w:p w14:paraId="6DAAF745" w14:textId="77777777" w:rsidR="009349C4" w:rsidRPr="009349C4" w:rsidRDefault="009349C4" w:rsidP="000F2E3A">
            <w:pPr>
              <w:pStyle w:val="HTML"/>
              <w:shd w:val="clear" w:color="auto" w:fill="FFFFFF"/>
              <w:wordWrap w:val="0"/>
              <w:textAlignment w:val="baseline"/>
              <w:rPr>
                <w:rFonts w:cs="Times New Roman"/>
                <w:color w:val="000000"/>
              </w:rPr>
            </w:pPr>
            <w:r w:rsidRPr="009349C4">
              <w:rPr>
                <w:rFonts w:cs="Times New Roman" w:hint="eastAsia"/>
                <w:color w:val="000000"/>
              </w:rPr>
              <w:t>5</w:t>
            </w:r>
            <w:r w:rsidRPr="009349C4">
              <w:rPr>
                <w:rFonts w:cs="Times New Roman"/>
                <w:color w:val="000000"/>
              </w:rPr>
              <w:t>8.7</w:t>
            </w:r>
          </w:p>
        </w:tc>
        <w:tc>
          <w:tcPr>
            <w:tcW w:w="1311" w:type="dxa"/>
          </w:tcPr>
          <w:p w14:paraId="52DD09F3" w14:textId="77777777" w:rsidR="009349C4" w:rsidRPr="009349C4" w:rsidRDefault="009349C4" w:rsidP="000F2E3A">
            <w:pPr>
              <w:pStyle w:val="HTML"/>
              <w:shd w:val="clear" w:color="auto" w:fill="FFFFFF"/>
              <w:wordWrap w:val="0"/>
              <w:textAlignment w:val="baseline"/>
              <w:rPr>
                <w:rFonts w:cs="Times New Roman"/>
                <w:color w:val="000000"/>
              </w:rPr>
            </w:pPr>
            <w:r w:rsidRPr="009349C4">
              <w:rPr>
                <w:rFonts w:cs="Times New Roman" w:hint="eastAsia"/>
                <w:color w:val="000000"/>
              </w:rPr>
              <w:t>7</w:t>
            </w:r>
            <w:r w:rsidRPr="009349C4">
              <w:rPr>
                <w:rFonts w:cs="Times New Roman"/>
                <w:color w:val="000000"/>
              </w:rPr>
              <w:t>2.7</w:t>
            </w:r>
          </w:p>
        </w:tc>
      </w:tr>
      <w:tr w:rsidR="009349C4" w:rsidRPr="009349C4" w14:paraId="0269FDC1" w14:textId="77777777" w:rsidTr="009349C4">
        <w:trPr>
          <w:trHeight w:val="525"/>
          <w:jc w:val="center"/>
        </w:trPr>
        <w:tc>
          <w:tcPr>
            <w:tcW w:w="2430" w:type="dxa"/>
          </w:tcPr>
          <w:p w14:paraId="45D7EC30" w14:textId="77777777" w:rsidR="009349C4" w:rsidRPr="009349C4" w:rsidRDefault="009349C4" w:rsidP="000F2E3A">
            <w:pPr>
              <w:rPr>
                <w:rStyle w:val="fontstyle01"/>
                <w:rFonts w:ascii="宋体" w:hAnsi="宋体"/>
                <w:sz w:val="24"/>
                <w:szCs w:val="24"/>
              </w:rPr>
            </w:pPr>
          </w:p>
        </w:tc>
        <w:tc>
          <w:tcPr>
            <w:tcW w:w="3185" w:type="dxa"/>
          </w:tcPr>
          <w:p w14:paraId="078CB872" w14:textId="77777777" w:rsidR="009349C4" w:rsidRPr="009349C4" w:rsidRDefault="009349C4" w:rsidP="000F2E3A">
            <w:pPr>
              <w:pStyle w:val="HTML"/>
              <w:shd w:val="clear" w:color="auto" w:fill="FFFFFF"/>
              <w:wordWrap w:val="0"/>
              <w:textAlignment w:val="baseline"/>
              <w:rPr>
                <w:rFonts w:cs="Times New Roman"/>
                <w:color w:val="000000"/>
              </w:rPr>
            </w:pPr>
            <w:r w:rsidRPr="009349C4">
              <w:rPr>
                <w:rFonts w:cs="Times New Roman" w:hint="eastAsia"/>
                <w:color w:val="000000"/>
              </w:rPr>
              <w:t>M</w:t>
            </w:r>
            <w:r w:rsidRPr="009349C4">
              <w:rPr>
                <w:rFonts w:cs="Times New Roman"/>
                <w:color w:val="000000"/>
              </w:rPr>
              <w:t>obileNet-v3</w:t>
            </w:r>
          </w:p>
        </w:tc>
        <w:tc>
          <w:tcPr>
            <w:tcW w:w="1498" w:type="dxa"/>
          </w:tcPr>
          <w:p w14:paraId="3C8C9A12" w14:textId="77777777" w:rsidR="009349C4" w:rsidRPr="009349C4" w:rsidRDefault="009349C4" w:rsidP="000F2E3A">
            <w:pPr>
              <w:pStyle w:val="HTML"/>
              <w:shd w:val="clear" w:color="auto" w:fill="FFFFFF"/>
              <w:wordWrap w:val="0"/>
              <w:textAlignment w:val="baseline"/>
              <w:rPr>
                <w:rFonts w:cs="Times New Roman"/>
                <w:color w:val="000000"/>
              </w:rPr>
            </w:pPr>
            <w:r w:rsidRPr="009349C4">
              <w:rPr>
                <w:rFonts w:cs="Times New Roman" w:hint="eastAsia"/>
                <w:color w:val="000000"/>
              </w:rPr>
              <w:t>8</w:t>
            </w:r>
            <w:r w:rsidRPr="009349C4">
              <w:rPr>
                <w:rFonts w:cs="Times New Roman"/>
                <w:color w:val="000000"/>
              </w:rPr>
              <w:t>1.1</w:t>
            </w:r>
          </w:p>
        </w:tc>
        <w:tc>
          <w:tcPr>
            <w:tcW w:w="1311" w:type="dxa"/>
          </w:tcPr>
          <w:p w14:paraId="78FF8844" w14:textId="77777777" w:rsidR="009349C4" w:rsidRPr="009349C4" w:rsidRDefault="009349C4" w:rsidP="000F2E3A">
            <w:pPr>
              <w:pStyle w:val="HTML"/>
              <w:shd w:val="clear" w:color="auto" w:fill="FFFFFF"/>
              <w:wordWrap w:val="0"/>
              <w:textAlignment w:val="baseline"/>
              <w:rPr>
                <w:rFonts w:cs="Times New Roman"/>
                <w:color w:val="000000"/>
              </w:rPr>
            </w:pPr>
            <w:r w:rsidRPr="009349C4">
              <w:rPr>
                <w:rFonts w:cs="Times New Roman" w:hint="eastAsia"/>
                <w:color w:val="000000"/>
              </w:rPr>
              <w:t>7</w:t>
            </w:r>
            <w:r w:rsidRPr="009349C4">
              <w:rPr>
                <w:rFonts w:cs="Times New Roman"/>
                <w:color w:val="000000"/>
              </w:rPr>
              <w:t>0.6</w:t>
            </w:r>
          </w:p>
        </w:tc>
        <w:tc>
          <w:tcPr>
            <w:tcW w:w="1311" w:type="dxa"/>
          </w:tcPr>
          <w:p w14:paraId="7E1B8FD6" w14:textId="77777777" w:rsidR="009349C4" w:rsidRPr="009349C4" w:rsidRDefault="009349C4" w:rsidP="000F2E3A">
            <w:pPr>
              <w:pStyle w:val="HTML"/>
              <w:shd w:val="clear" w:color="auto" w:fill="FFFFFF"/>
              <w:wordWrap w:val="0"/>
              <w:textAlignment w:val="baseline"/>
              <w:rPr>
                <w:rFonts w:cs="Times New Roman"/>
                <w:color w:val="000000"/>
              </w:rPr>
            </w:pPr>
            <w:r w:rsidRPr="009349C4">
              <w:rPr>
                <w:rFonts w:cs="Times New Roman" w:hint="eastAsia"/>
                <w:color w:val="000000"/>
              </w:rPr>
              <w:t>8</w:t>
            </w:r>
            <w:r w:rsidRPr="009349C4">
              <w:rPr>
                <w:rFonts w:cs="Times New Roman"/>
                <w:color w:val="000000"/>
              </w:rPr>
              <w:t>0.3</w:t>
            </w:r>
          </w:p>
        </w:tc>
      </w:tr>
      <w:tr w:rsidR="009349C4" w:rsidRPr="009349C4" w14:paraId="473F7113" w14:textId="77777777" w:rsidTr="009349C4">
        <w:trPr>
          <w:trHeight w:val="1051"/>
          <w:jc w:val="center"/>
        </w:trPr>
        <w:tc>
          <w:tcPr>
            <w:tcW w:w="2430" w:type="dxa"/>
          </w:tcPr>
          <w:p w14:paraId="37389614" w14:textId="77777777" w:rsidR="009349C4" w:rsidRPr="009349C4" w:rsidRDefault="009349C4" w:rsidP="000F2E3A">
            <w:pPr>
              <w:rPr>
                <w:rStyle w:val="fontstyle01"/>
                <w:rFonts w:ascii="宋体" w:hAnsi="宋体"/>
                <w:sz w:val="24"/>
                <w:szCs w:val="24"/>
              </w:rPr>
            </w:pPr>
          </w:p>
        </w:tc>
        <w:tc>
          <w:tcPr>
            <w:tcW w:w="3185" w:type="dxa"/>
          </w:tcPr>
          <w:p w14:paraId="10E24341" w14:textId="77777777" w:rsidR="009349C4" w:rsidRPr="009349C4" w:rsidRDefault="009349C4" w:rsidP="000F2E3A">
            <w:pPr>
              <w:pStyle w:val="HTML"/>
              <w:shd w:val="clear" w:color="auto" w:fill="FFFFFF"/>
              <w:wordWrap w:val="0"/>
              <w:textAlignment w:val="baseline"/>
              <w:rPr>
                <w:rFonts w:cs="Times New Roman"/>
                <w:color w:val="000000"/>
              </w:rPr>
            </w:pPr>
            <w:r w:rsidRPr="009349C4">
              <w:rPr>
                <w:rFonts w:cs="Times New Roman" w:hint="eastAsia"/>
                <w:color w:val="000000"/>
              </w:rPr>
              <w:t>M</w:t>
            </w:r>
            <w:r w:rsidRPr="009349C4">
              <w:rPr>
                <w:rFonts w:cs="Times New Roman"/>
                <w:color w:val="000000"/>
              </w:rPr>
              <w:t xml:space="preserve">obileNet-v3 </w:t>
            </w:r>
          </w:p>
          <w:p w14:paraId="533AD1C1" w14:textId="77777777" w:rsidR="009349C4" w:rsidRPr="009349C4" w:rsidRDefault="009349C4" w:rsidP="000F2E3A">
            <w:pPr>
              <w:pStyle w:val="HTML"/>
              <w:shd w:val="clear" w:color="auto" w:fill="FFFFFF"/>
              <w:wordWrap w:val="0"/>
              <w:textAlignment w:val="baseline"/>
              <w:rPr>
                <w:rFonts w:cs="Times New Roman"/>
                <w:color w:val="000000"/>
              </w:rPr>
            </w:pPr>
            <w:r w:rsidRPr="009349C4">
              <w:rPr>
                <w:rFonts w:cs="Times New Roman"/>
              </w:rPr>
              <w:t>+ F</w:t>
            </w:r>
            <w:r w:rsidRPr="009349C4">
              <w:rPr>
                <w:rFonts w:cs="Times New Roman" w:hint="eastAsia"/>
              </w:rPr>
              <w:t>ast</w:t>
            </w:r>
            <w:r w:rsidRPr="009349C4">
              <w:rPr>
                <w:rFonts w:cs="Times New Roman"/>
              </w:rPr>
              <w:t xml:space="preserve"> E</w:t>
            </w:r>
            <w:r w:rsidRPr="009349C4">
              <w:rPr>
                <w:rFonts w:cs="Times New Roman" w:hint="eastAsia"/>
              </w:rPr>
              <w:t>nsemble</w:t>
            </w:r>
          </w:p>
        </w:tc>
        <w:tc>
          <w:tcPr>
            <w:tcW w:w="1498" w:type="dxa"/>
          </w:tcPr>
          <w:p w14:paraId="128DBB59" w14:textId="77777777" w:rsidR="009349C4" w:rsidRPr="009349C4" w:rsidRDefault="009349C4" w:rsidP="000F2E3A">
            <w:pPr>
              <w:pStyle w:val="HTML"/>
              <w:shd w:val="clear" w:color="auto" w:fill="FFFFFF"/>
              <w:wordWrap w:val="0"/>
              <w:textAlignment w:val="baseline"/>
              <w:rPr>
                <w:rFonts w:cs="Times New Roman"/>
                <w:color w:val="000000"/>
              </w:rPr>
            </w:pPr>
            <w:r w:rsidRPr="009349C4">
              <w:rPr>
                <w:rFonts w:cs="Times New Roman" w:hint="eastAsia"/>
                <w:color w:val="000000"/>
              </w:rPr>
              <w:t>8</w:t>
            </w:r>
            <w:r w:rsidRPr="009349C4">
              <w:rPr>
                <w:rFonts w:cs="Times New Roman"/>
                <w:color w:val="000000"/>
              </w:rPr>
              <w:t>2.5</w:t>
            </w:r>
          </w:p>
        </w:tc>
        <w:tc>
          <w:tcPr>
            <w:tcW w:w="1311" w:type="dxa"/>
          </w:tcPr>
          <w:p w14:paraId="6258FDD4" w14:textId="77777777" w:rsidR="009349C4" w:rsidRPr="009349C4" w:rsidRDefault="009349C4" w:rsidP="000F2E3A">
            <w:pPr>
              <w:pStyle w:val="HTML"/>
              <w:shd w:val="clear" w:color="auto" w:fill="FFFFFF"/>
              <w:wordWrap w:val="0"/>
              <w:textAlignment w:val="baseline"/>
              <w:rPr>
                <w:rFonts w:cs="Times New Roman"/>
                <w:color w:val="000000"/>
              </w:rPr>
            </w:pPr>
            <w:r w:rsidRPr="009349C4">
              <w:rPr>
                <w:rFonts w:cs="Times New Roman" w:hint="eastAsia"/>
                <w:color w:val="000000"/>
              </w:rPr>
              <w:t>7</w:t>
            </w:r>
            <w:r w:rsidRPr="009349C4">
              <w:rPr>
                <w:rFonts w:cs="Times New Roman"/>
                <w:color w:val="000000"/>
              </w:rPr>
              <w:t>1.3</w:t>
            </w:r>
          </w:p>
        </w:tc>
        <w:tc>
          <w:tcPr>
            <w:tcW w:w="1311" w:type="dxa"/>
          </w:tcPr>
          <w:p w14:paraId="0B0E8636" w14:textId="77777777" w:rsidR="009349C4" w:rsidRPr="009349C4" w:rsidRDefault="009349C4" w:rsidP="000F2E3A">
            <w:pPr>
              <w:pStyle w:val="HTML"/>
              <w:shd w:val="clear" w:color="auto" w:fill="FFFFFF"/>
              <w:wordWrap w:val="0"/>
              <w:textAlignment w:val="baseline"/>
              <w:rPr>
                <w:rFonts w:cs="Times New Roman"/>
                <w:color w:val="000000"/>
              </w:rPr>
            </w:pPr>
            <w:r w:rsidRPr="009349C4">
              <w:rPr>
                <w:rFonts w:cs="Times New Roman" w:hint="eastAsia"/>
                <w:color w:val="000000"/>
              </w:rPr>
              <w:t>8</w:t>
            </w:r>
            <w:r w:rsidRPr="009349C4">
              <w:rPr>
                <w:rFonts w:cs="Times New Roman"/>
                <w:color w:val="000000"/>
              </w:rPr>
              <w:t>1.6</w:t>
            </w:r>
          </w:p>
        </w:tc>
      </w:tr>
    </w:tbl>
    <w:bookmarkEnd w:id="34"/>
    <w:p w14:paraId="67E1CD3A" w14:textId="09838CE6" w:rsidR="009349C4" w:rsidRPr="009349C4" w:rsidRDefault="009349C4" w:rsidP="009349C4">
      <w:pPr>
        <w:rPr>
          <w:rStyle w:val="fontstyle01"/>
          <w:rFonts w:ascii="宋体" w:eastAsia="宋体" w:hAnsi="宋体"/>
          <w:sz w:val="24"/>
          <w:szCs w:val="24"/>
        </w:rPr>
      </w:pPr>
      <w:r w:rsidRPr="009349C4">
        <w:rPr>
          <w:rStyle w:val="fontstyle01"/>
          <w:rFonts w:ascii="宋体" w:eastAsia="宋体" w:hAnsi="宋体" w:hint="eastAsia"/>
          <w:sz w:val="24"/>
          <w:szCs w:val="24"/>
        </w:rPr>
        <w:t>表</w:t>
      </w:r>
      <w:r w:rsidRPr="009349C4">
        <w:rPr>
          <w:rStyle w:val="fontstyle01"/>
          <w:rFonts w:ascii="宋体" w:eastAsia="宋体" w:hAnsi="宋体"/>
          <w:sz w:val="24"/>
          <w:szCs w:val="24"/>
        </w:rPr>
        <w:t xml:space="preserve">2. </w:t>
      </w:r>
      <w:r w:rsidRPr="009349C4">
        <w:rPr>
          <w:rStyle w:val="fontstyle01"/>
          <w:rFonts w:ascii="宋体" w:eastAsia="宋体" w:hAnsi="宋体" w:hint="eastAsia"/>
          <w:sz w:val="24"/>
          <w:szCs w:val="24"/>
        </w:rPr>
        <w:t>各个不同的模型在</w:t>
      </w:r>
      <w:r w:rsidRPr="009349C4">
        <w:rPr>
          <w:rStyle w:val="fontstyle01"/>
          <w:rFonts w:ascii="宋体" w:eastAsia="宋体" w:hAnsi="宋体"/>
          <w:sz w:val="24"/>
          <w:szCs w:val="24"/>
        </w:rPr>
        <w:t>Covid19-Cough</w:t>
      </w:r>
      <w:r w:rsidRPr="009349C4">
        <w:rPr>
          <w:rStyle w:val="fontstyle01"/>
          <w:rFonts w:ascii="宋体" w:eastAsia="宋体" w:hAnsi="宋体" w:hint="eastAsia"/>
          <w:sz w:val="24"/>
          <w:szCs w:val="24"/>
        </w:rPr>
        <w:t>数据集上进行</w:t>
      </w:r>
      <w:r w:rsidRPr="009349C4">
        <w:rPr>
          <w:rStyle w:val="fontstyle01"/>
          <w:rFonts w:ascii="宋体" w:eastAsia="宋体" w:hAnsi="宋体"/>
          <w:sz w:val="24"/>
          <w:szCs w:val="24"/>
        </w:rPr>
        <w:t>5</w:t>
      </w:r>
      <w:r w:rsidRPr="009349C4">
        <w:rPr>
          <w:rStyle w:val="fontstyle01"/>
          <w:rFonts w:ascii="宋体" w:eastAsia="宋体" w:hAnsi="宋体" w:hint="eastAsia"/>
          <w:sz w:val="24"/>
          <w:szCs w:val="24"/>
        </w:rPr>
        <w:t>折交叉验证的表现。</w:t>
      </w:r>
    </w:p>
    <w:p w14:paraId="5C8B166A" w14:textId="77777777" w:rsidR="009349C4" w:rsidRPr="002E7E58" w:rsidRDefault="009349C4" w:rsidP="009349C4">
      <w:pPr>
        <w:rPr>
          <w:rStyle w:val="fontstyle01"/>
          <w:rFonts w:hint="eastAsia"/>
        </w:rPr>
      </w:pPr>
    </w:p>
    <w:p w14:paraId="5EE7D35F" w14:textId="77777777" w:rsidR="009349C4" w:rsidRPr="009349C4" w:rsidRDefault="009349C4" w:rsidP="009349C4">
      <w:pPr>
        <w:spacing w:beforeLines="180" w:before="432" w:line="317" w:lineRule="auto"/>
        <w:ind w:leftChars="27" w:left="59" w:firstLineChars="85" w:firstLine="204"/>
        <w:jc w:val="both"/>
        <w:rPr>
          <w:rFonts w:ascii="宋体" w:eastAsia="宋体" w:hAnsi="宋体"/>
          <w:color w:val="000000"/>
          <w:sz w:val="24"/>
          <w:szCs w:val="24"/>
          <w:lang w:eastAsia="zh-CN"/>
        </w:rPr>
      </w:pPr>
      <w:r w:rsidRPr="009349C4">
        <w:rPr>
          <w:rStyle w:val="fontstyle01"/>
          <w:rFonts w:ascii="宋体" w:eastAsia="宋体" w:hAnsi="宋体" w:hint="eastAsia"/>
          <w:sz w:val="24"/>
          <w:szCs w:val="24"/>
          <w:lang w:eastAsia="zh-CN"/>
        </w:rPr>
        <w:t>我们可以看到，基于特征提取的机器学习模型在咳嗽音分类任务上表现明显差于基于深度卷积网络的模型，显示出深度卷积网络的表达能力和特征提取能力。在使用了我们的</w:t>
      </w:r>
      <w:r w:rsidRPr="009349C4">
        <w:rPr>
          <w:rFonts w:ascii="宋体" w:eastAsia="宋体" w:hAnsi="宋体" w:cs="Times New Roman"/>
          <w:sz w:val="24"/>
          <w:szCs w:val="24"/>
          <w:lang w:eastAsia="zh-CN"/>
        </w:rPr>
        <w:t>F</w:t>
      </w:r>
      <w:r w:rsidRPr="009349C4">
        <w:rPr>
          <w:rFonts w:ascii="宋体" w:eastAsia="宋体" w:hAnsi="宋体" w:cs="Times New Roman" w:hint="eastAsia"/>
          <w:sz w:val="24"/>
          <w:szCs w:val="24"/>
          <w:lang w:eastAsia="zh-CN"/>
        </w:rPr>
        <w:t>ast</w:t>
      </w:r>
      <w:r w:rsidRPr="009349C4">
        <w:rPr>
          <w:rFonts w:ascii="宋体" w:eastAsia="宋体" w:hAnsi="宋体" w:cs="Times New Roman"/>
          <w:sz w:val="24"/>
          <w:szCs w:val="24"/>
          <w:lang w:eastAsia="zh-CN"/>
        </w:rPr>
        <w:t xml:space="preserve"> E</w:t>
      </w:r>
      <w:r w:rsidRPr="009349C4">
        <w:rPr>
          <w:rFonts w:ascii="宋体" w:eastAsia="宋体" w:hAnsi="宋体" w:cs="Times New Roman" w:hint="eastAsia"/>
          <w:sz w:val="24"/>
          <w:szCs w:val="24"/>
          <w:lang w:eastAsia="zh-CN"/>
        </w:rPr>
        <w:t>nsemble方法后，模型获得了1</w:t>
      </w:r>
      <w:r w:rsidRPr="009349C4">
        <w:rPr>
          <w:rFonts w:ascii="宋体" w:eastAsia="宋体" w:hAnsi="宋体" w:cs="Times New Roman"/>
          <w:sz w:val="24"/>
          <w:szCs w:val="24"/>
          <w:lang w:eastAsia="zh-CN"/>
        </w:rPr>
        <w:t>.4</w:t>
      </w:r>
      <w:r w:rsidRPr="009349C4">
        <w:rPr>
          <w:rFonts w:ascii="宋体" w:eastAsia="宋体" w:hAnsi="宋体" w:cs="Times New Roman" w:hint="eastAsia"/>
          <w:sz w:val="24"/>
          <w:szCs w:val="24"/>
          <w:lang w:eastAsia="zh-CN"/>
        </w:rPr>
        <w:t>%的A</w:t>
      </w:r>
      <w:r w:rsidRPr="009349C4">
        <w:rPr>
          <w:rFonts w:ascii="宋体" w:eastAsia="宋体" w:hAnsi="宋体" w:cs="Times New Roman"/>
          <w:sz w:val="24"/>
          <w:szCs w:val="24"/>
          <w:lang w:eastAsia="zh-CN"/>
        </w:rPr>
        <w:t>UC</w:t>
      </w:r>
      <w:r w:rsidRPr="009349C4">
        <w:rPr>
          <w:rFonts w:ascii="宋体" w:eastAsia="宋体" w:hAnsi="宋体" w:cs="Times New Roman" w:hint="eastAsia"/>
          <w:sz w:val="24"/>
          <w:szCs w:val="24"/>
          <w:lang w:eastAsia="zh-CN"/>
        </w:rPr>
        <w:t>提升</w:t>
      </w:r>
      <w:r w:rsidRPr="009349C4">
        <w:rPr>
          <w:rFonts w:ascii="宋体" w:eastAsia="宋体" w:hAnsi="宋体" w:cs="Times New Roman"/>
          <w:sz w:val="24"/>
          <w:szCs w:val="24"/>
          <w:lang w:eastAsia="zh-CN"/>
        </w:rPr>
        <w:t xml:space="preserve">, </w:t>
      </w:r>
      <w:r w:rsidRPr="009349C4">
        <w:rPr>
          <w:rFonts w:ascii="宋体" w:eastAsia="宋体" w:hAnsi="宋体" w:cs="Times New Roman" w:hint="eastAsia"/>
          <w:sz w:val="24"/>
          <w:szCs w:val="24"/>
          <w:lang w:eastAsia="zh-CN"/>
        </w:rPr>
        <w:t>这个提升经过</w:t>
      </w:r>
      <w:r w:rsidRPr="009349C4">
        <w:rPr>
          <w:rFonts w:ascii="宋体" w:eastAsia="宋体" w:hAnsi="宋体"/>
          <w:color w:val="000000"/>
          <w:sz w:val="24"/>
          <w:szCs w:val="24"/>
          <w:lang w:eastAsia="zh-CN"/>
        </w:rPr>
        <w:t>Wilcoxon rank</w:t>
      </w:r>
      <w:r w:rsidRPr="009349C4">
        <w:rPr>
          <w:rFonts w:ascii="宋体" w:eastAsia="宋体" w:hAnsi="宋体" w:hint="eastAsia"/>
          <w:color w:val="000000"/>
          <w:sz w:val="24"/>
          <w:szCs w:val="24"/>
          <w:lang w:eastAsia="zh-CN"/>
        </w:rPr>
        <w:t>检验[</w:t>
      </w:r>
      <w:r w:rsidRPr="009349C4">
        <w:rPr>
          <w:rFonts w:ascii="宋体" w:eastAsia="宋体" w:hAnsi="宋体"/>
          <w:color w:val="000000"/>
          <w:sz w:val="24"/>
          <w:szCs w:val="24"/>
          <w:lang w:eastAsia="zh-CN"/>
        </w:rPr>
        <w:t>13]</w:t>
      </w:r>
      <w:r w:rsidRPr="009349C4">
        <w:rPr>
          <w:rFonts w:ascii="宋体" w:eastAsia="宋体" w:hAnsi="宋体" w:hint="eastAsia"/>
          <w:color w:val="000000"/>
          <w:sz w:val="24"/>
          <w:szCs w:val="24"/>
          <w:lang w:eastAsia="zh-CN"/>
        </w:rPr>
        <w:t>后是显著的。同时，我们发现预训练+微调的迁移学习对我们咳嗽音分类是非常有益处的。未经过预训练的</w:t>
      </w:r>
      <w:r w:rsidRPr="009349C4">
        <w:rPr>
          <w:rFonts w:ascii="宋体" w:eastAsia="宋体" w:hAnsi="宋体" w:cs="Times New Roman" w:hint="eastAsia"/>
          <w:color w:val="000000"/>
          <w:sz w:val="24"/>
          <w:szCs w:val="24"/>
          <w:lang w:eastAsia="zh-CN"/>
        </w:rPr>
        <w:t>M</w:t>
      </w:r>
      <w:r w:rsidRPr="009349C4">
        <w:rPr>
          <w:rFonts w:ascii="宋体" w:eastAsia="宋体" w:hAnsi="宋体" w:cs="Times New Roman"/>
          <w:color w:val="000000"/>
          <w:sz w:val="24"/>
          <w:szCs w:val="24"/>
          <w:lang w:eastAsia="zh-CN"/>
        </w:rPr>
        <w:t>obileNet-v3</w:t>
      </w:r>
      <w:r w:rsidRPr="009349C4">
        <w:rPr>
          <w:rFonts w:ascii="宋体" w:eastAsia="宋体" w:hAnsi="宋体" w:cs="Times New Roman" w:hint="eastAsia"/>
          <w:color w:val="000000"/>
          <w:sz w:val="24"/>
          <w:szCs w:val="24"/>
          <w:lang w:eastAsia="zh-CN"/>
        </w:rPr>
        <w:t>的表现非常差。这说明预训练阶段网络学习到了图像特征提取的能力，有利于下游任务的优化。</w:t>
      </w:r>
    </w:p>
    <w:p w14:paraId="139EB93D" w14:textId="77777777" w:rsidR="009349C4" w:rsidRPr="009349C4" w:rsidRDefault="009349C4" w:rsidP="009349C4">
      <w:pPr>
        <w:pStyle w:val="HTML"/>
        <w:shd w:val="clear" w:color="auto" w:fill="FFFFFF"/>
        <w:spacing w:beforeLines="180" w:before="432" w:line="317" w:lineRule="auto"/>
        <w:ind w:leftChars="27" w:left="59" w:firstLineChars="85" w:firstLine="204"/>
        <w:jc w:val="both"/>
        <w:textAlignment w:val="baseline"/>
        <w:rPr>
          <w:rFonts w:cs="Times New Roman"/>
          <w:color w:val="000000"/>
        </w:rPr>
      </w:pPr>
      <w:r w:rsidRPr="009349C4">
        <w:rPr>
          <w:rFonts w:cs="Times New Roman" w:hint="eastAsia"/>
          <w:color w:val="000000"/>
        </w:rPr>
        <w:t>我们下面在图4中对比M</w:t>
      </w:r>
      <w:r w:rsidRPr="009349C4">
        <w:rPr>
          <w:rFonts w:cs="Times New Roman"/>
          <w:color w:val="000000"/>
        </w:rPr>
        <w:t>obileNet-v3 (</w:t>
      </w:r>
      <w:r w:rsidRPr="009349C4">
        <w:rPr>
          <w:rFonts w:cs="Times New Roman" w:hint="eastAsia"/>
          <w:color w:val="000000"/>
        </w:rPr>
        <w:t>not</w:t>
      </w:r>
      <w:r w:rsidRPr="009349C4">
        <w:rPr>
          <w:rFonts w:cs="Times New Roman"/>
          <w:color w:val="000000"/>
        </w:rPr>
        <w:t xml:space="preserve"> pretrained)</w:t>
      </w:r>
      <w:r w:rsidRPr="009349C4">
        <w:rPr>
          <w:rFonts w:cs="Times New Roman" w:hint="eastAsia"/>
          <w:color w:val="000000"/>
        </w:rPr>
        <w:t>,</w:t>
      </w:r>
      <w:r w:rsidRPr="009349C4">
        <w:rPr>
          <w:rFonts w:cs="Times New Roman"/>
          <w:color w:val="000000"/>
        </w:rPr>
        <w:t xml:space="preserve"> </w:t>
      </w:r>
      <w:r w:rsidRPr="009349C4">
        <w:rPr>
          <w:rFonts w:cs="Times New Roman" w:hint="eastAsia"/>
          <w:color w:val="000000"/>
        </w:rPr>
        <w:t>M</w:t>
      </w:r>
      <w:r w:rsidRPr="009349C4">
        <w:rPr>
          <w:rFonts w:cs="Times New Roman"/>
          <w:color w:val="000000"/>
        </w:rPr>
        <w:t>obileNet-v3</w:t>
      </w:r>
      <w:r w:rsidRPr="009349C4">
        <w:rPr>
          <w:rFonts w:cs="Times New Roman" w:hint="eastAsia"/>
          <w:color w:val="000000"/>
        </w:rPr>
        <w:t>,</w:t>
      </w:r>
      <w:r w:rsidRPr="009349C4">
        <w:rPr>
          <w:rFonts w:cs="Times New Roman"/>
          <w:color w:val="000000"/>
        </w:rPr>
        <w:t xml:space="preserve"> </w:t>
      </w:r>
      <w:r w:rsidRPr="009349C4">
        <w:rPr>
          <w:rFonts w:cs="Times New Roman" w:hint="eastAsia"/>
          <w:color w:val="000000"/>
        </w:rPr>
        <w:t>M</w:t>
      </w:r>
      <w:r w:rsidRPr="009349C4">
        <w:rPr>
          <w:rFonts w:cs="Times New Roman"/>
          <w:color w:val="000000"/>
        </w:rPr>
        <w:t xml:space="preserve">obileNet-v3 </w:t>
      </w:r>
      <w:r w:rsidRPr="009349C4">
        <w:rPr>
          <w:rFonts w:cs="Times New Roman"/>
        </w:rPr>
        <w:t>+ F</w:t>
      </w:r>
      <w:r w:rsidRPr="009349C4">
        <w:rPr>
          <w:rFonts w:cs="Times New Roman" w:hint="eastAsia"/>
        </w:rPr>
        <w:t>ast</w:t>
      </w:r>
      <w:r w:rsidRPr="009349C4">
        <w:rPr>
          <w:rFonts w:cs="Times New Roman"/>
        </w:rPr>
        <w:t xml:space="preserve"> E</w:t>
      </w:r>
      <w:r w:rsidRPr="009349C4">
        <w:rPr>
          <w:rFonts w:cs="Times New Roman" w:hint="eastAsia"/>
        </w:rPr>
        <w:t>nsemble这三个不同模型设定的训练损失函数收敛情况和在测试集上的泛化情况。我们可以看到是，未经过预训练的</w:t>
      </w:r>
      <w:r w:rsidRPr="009349C4">
        <w:rPr>
          <w:rFonts w:cs="Times New Roman" w:hint="eastAsia"/>
          <w:color w:val="000000"/>
        </w:rPr>
        <w:t>M</w:t>
      </w:r>
      <w:r w:rsidRPr="009349C4">
        <w:rPr>
          <w:rFonts w:cs="Times New Roman"/>
          <w:color w:val="000000"/>
        </w:rPr>
        <w:t>obileNet-v3</w:t>
      </w:r>
      <w:r w:rsidRPr="009349C4">
        <w:rPr>
          <w:rFonts w:cs="Times New Roman" w:hint="eastAsia"/>
          <w:color w:val="000000"/>
        </w:rPr>
        <w:t>模型，其训练损失最开始有所下降后就一直处于震荡中，不再优化，其A</w:t>
      </w:r>
      <w:r w:rsidRPr="009349C4">
        <w:rPr>
          <w:rFonts w:cs="Times New Roman"/>
          <w:color w:val="000000"/>
        </w:rPr>
        <w:t>UC</w:t>
      </w:r>
      <w:r w:rsidRPr="009349C4">
        <w:rPr>
          <w:rFonts w:cs="Times New Roman" w:hint="eastAsia"/>
          <w:color w:val="000000"/>
        </w:rPr>
        <w:t>分数也是没有达到一个比较高的水平。通过添加了</w:t>
      </w:r>
      <w:r w:rsidRPr="009349C4">
        <w:rPr>
          <w:rFonts w:cs="Times New Roman"/>
        </w:rPr>
        <w:t>F</w:t>
      </w:r>
      <w:r w:rsidRPr="009349C4">
        <w:rPr>
          <w:rFonts w:cs="Times New Roman" w:hint="eastAsia"/>
        </w:rPr>
        <w:t>ast</w:t>
      </w:r>
      <w:r w:rsidRPr="009349C4">
        <w:rPr>
          <w:rFonts w:cs="Times New Roman"/>
        </w:rPr>
        <w:t xml:space="preserve"> E</w:t>
      </w:r>
      <w:r w:rsidRPr="009349C4">
        <w:rPr>
          <w:rFonts w:cs="Times New Roman" w:hint="eastAsia"/>
        </w:rPr>
        <w:t>nsemble机制，</w:t>
      </w:r>
      <w:r w:rsidRPr="009349C4">
        <w:rPr>
          <w:rFonts w:cs="Times New Roman" w:hint="eastAsia"/>
          <w:color w:val="000000"/>
        </w:rPr>
        <w:t>M</w:t>
      </w:r>
      <w:r w:rsidRPr="009349C4">
        <w:rPr>
          <w:rFonts w:cs="Times New Roman"/>
          <w:color w:val="000000"/>
        </w:rPr>
        <w:t>obileNet-v3</w:t>
      </w:r>
      <w:r w:rsidRPr="009349C4">
        <w:rPr>
          <w:rFonts w:cs="Times New Roman" w:hint="eastAsia"/>
          <w:color w:val="000000"/>
        </w:rPr>
        <w:t>模型可以获得更加平稳的损失收敛，且最终得到更高的泛化性能。</w:t>
      </w:r>
    </w:p>
    <w:p w14:paraId="4B350B23" w14:textId="77777777" w:rsidR="009349C4" w:rsidRDefault="009349C4" w:rsidP="009349C4">
      <w:pPr>
        <w:rPr>
          <w:rStyle w:val="fontstyle01"/>
          <w:rFonts w:hint="eastAsia"/>
          <w:lang w:eastAsia="zh-CN"/>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5"/>
        <w:gridCol w:w="4835"/>
      </w:tblGrid>
      <w:tr w:rsidR="009349C4" w14:paraId="73770150" w14:textId="77777777" w:rsidTr="009349C4">
        <w:trPr>
          <w:trHeight w:val="3492"/>
        </w:trPr>
        <w:tc>
          <w:tcPr>
            <w:tcW w:w="4835" w:type="dxa"/>
          </w:tcPr>
          <w:p w14:paraId="4CF91D79" w14:textId="77777777" w:rsidR="009349C4" w:rsidRDefault="009349C4" w:rsidP="000F2E3A">
            <w:pPr>
              <w:rPr>
                <w:rStyle w:val="fontstyle01"/>
                <w:rFonts w:hint="eastAsia"/>
              </w:rPr>
            </w:pPr>
          </w:p>
          <w:p w14:paraId="0BEC8A0B" w14:textId="77777777" w:rsidR="009349C4" w:rsidRDefault="009349C4" w:rsidP="000F2E3A">
            <w:pPr>
              <w:rPr>
                <w:rStyle w:val="fontstyle01"/>
                <w:rFonts w:hint="eastAsia"/>
              </w:rPr>
            </w:pPr>
            <w:r>
              <w:rPr>
                <w:noProof/>
              </w:rPr>
              <w:drawing>
                <wp:inline distT="0" distB="0" distL="0" distR="0" wp14:anchorId="3FFDE80E" wp14:editId="0ABC3C0D">
                  <wp:extent cx="2490716" cy="1509525"/>
                  <wp:effectExtent l="0" t="0" r="508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2500706" cy="1515580"/>
                          </a:xfrm>
                          <a:prstGeom prst="rect">
                            <a:avLst/>
                          </a:prstGeom>
                        </pic:spPr>
                      </pic:pic>
                    </a:graphicData>
                  </a:graphic>
                </wp:inline>
              </w:drawing>
            </w:r>
          </w:p>
          <w:p w14:paraId="0C788EBB" w14:textId="77777777" w:rsidR="009349C4" w:rsidRDefault="009349C4" w:rsidP="000F2E3A">
            <w:pPr>
              <w:rPr>
                <w:rStyle w:val="fontstyle01"/>
                <w:rFonts w:hint="eastAsia"/>
              </w:rPr>
            </w:pPr>
            <w:r>
              <w:rPr>
                <w:rStyle w:val="fontstyle01"/>
                <w:rFonts w:hint="eastAsia"/>
              </w:rPr>
              <w:t>(</w:t>
            </w:r>
            <w:r>
              <w:rPr>
                <w:rStyle w:val="fontstyle01"/>
              </w:rPr>
              <w:t xml:space="preserve">a-1) </w:t>
            </w:r>
            <w:r>
              <w:rPr>
                <w:rFonts w:hint="eastAsia"/>
                <w:color w:val="000000"/>
                <w:sz w:val="21"/>
                <w:szCs w:val="21"/>
              </w:rPr>
              <w:t>M</w:t>
            </w:r>
            <w:r>
              <w:rPr>
                <w:color w:val="000000"/>
                <w:sz w:val="21"/>
                <w:szCs w:val="21"/>
              </w:rPr>
              <w:t xml:space="preserve">obileNet-v3 </w:t>
            </w:r>
            <w:r>
              <w:rPr>
                <w:sz w:val="21"/>
                <w:szCs w:val="21"/>
              </w:rPr>
              <w:t>+ F</w:t>
            </w:r>
            <w:r>
              <w:rPr>
                <w:rFonts w:hint="eastAsia"/>
                <w:sz w:val="21"/>
                <w:szCs w:val="21"/>
              </w:rPr>
              <w:t>ast</w:t>
            </w:r>
            <w:r>
              <w:rPr>
                <w:sz w:val="21"/>
                <w:szCs w:val="21"/>
              </w:rPr>
              <w:t xml:space="preserve"> E</w:t>
            </w:r>
            <w:r>
              <w:rPr>
                <w:rFonts w:hint="eastAsia"/>
                <w:sz w:val="21"/>
                <w:szCs w:val="21"/>
              </w:rPr>
              <w:t>nsemble</w:t>
            </w:r>
            <w:r>
              <w:rPr>
                <w:rFonts w:hint="eastAsia"/>
                <w:sz w:val="21"/>
                <w:szCs w:val="21"/>
              </w:rPr>
              <w:t>模型的损失函数收敛情况</w:t>
            </w:r>
          </w:p>
        </w:tc>
        <w:tc>
          <w:tcPr>
            <w:tcW w:w="4835" w:type="dxa"/>
          </w:tcPr>
          <w:p w14:paraId="08086165" w14:textId="77777777" w:rsidR="009349C4" w:rsidRDefault="009349C4" w:rsidP="000F2E3A">
            <w:pPr>
              <w:rPr>
                <w:rStyle w:val="fontstyle01"/>
                <w:rFonts w:hint="eastAsia"/>
              </w:rPr>
            </w:pPr>
          </w:p>
          <w:p w14:paraId="448D21C7" w14:textId="77777777" w:rsidR="009349C4" w:rsidRDefault="009349C4" w:rsidP="000F2E3A">
            <w:pPr>
              <w:rPr>
                <w:rStyle w:val="fontstyle01"/>
                <w:rFonts w:hint="eastAsia"/>
              </w:rPr>
            </w:pPr>
            <w:r>
              <w:rPr>
                <w:noProof/>
              </w:rPr>
              <w:drawing>
                <wp:inline distT="0" distB="0" distL="0" distR="0" wp14:anchorId="725885D4" wp14:editId="4912FE51">
                  <wp:extent cx="2494800" cy="1512000"/>
                  <wp:effectExtent l="0" t="0" r="1270"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2494800" cy="1512000"/>
                          </a:xfrm>
                          <a:prstGeom prst="rect">
                            <a:avLst/>
                          </a:prstGeom>
                        </pic:spPr>
                      </pic:pic>
                    </a:graphicData>
                  </a:graphic>
                </wp:inline>
              </w:drawing>
            </w:r>
          </w:p>
          <w:p w14:paraId="7555B112" w14:textId="77777777" w:rsidR="009349C4" w:rsidRDefault="009349C4" w:rsidP="000F2E3A">
            <w:pPr>
              <w:rPr>
                <w:rStyle w:val="fontstyle01"/>
                <w:rFonts w:hint="eastAsia"/>
              </w:rPr>
            </w:pPr>
            <w:r>
              <w:rPr>
                <w:rStyle w:val="fontstyle01"/>
                <w:rFonts w:hint="eastAsia"/>
              </w:rPr>
              <w:t>(b</w:t>
            </w:r>
            <w:r>
              <w:rPr>
                <w:rStyle w:val="fontstyle01"/>
              </w:rPr>
              <w:t xml:space="preserve">-1) </w:t>
            </w:r>
            <w:r>
              <w:rPr>
                <w:rFonts w:hint="eastAsia"/>
                <w:color w:val="000000"/>
                <w:sz w:val="21"/>
                <w:szCs w:val="21"/>
              </w:rPr>
              <w:t>M</w:t>
            </w:r>
            <w:r>
              <w:rPr>
                <w:color w:val="000000"/>
                <w:sz w:val="21"/>
                <w:szCs w:val="21"/>
              </w:rPr>
              <w:t xml:space="preserve">obileNet-v3 </w:t>
            </w:r>
            <w:r>
              <w:rPr>
                <w:sz w:val="21"/>
                <w:szCs w:val="21"/>
              </w:rPr>
              <w:t>+ F</w:t>
            </w:r>
            <w:r>
              <w:rPr>
                <w:rFonts w:hint="eastAsia"/>
                <w:sz w:val="21"/>
                <w:szCs w:val="21"/>
              </w:rPr>
              <w:t>ast</w:t>
            </w:r>
            <w:r>
              <w:rPr>
                <w:sz w:val="21"/>
                <w:szCs w:val="21"/>
              </w:rPr>
              <w:t xml:space="preserve"> E</w:t>
            </w:r>
            <w:r>
              <w:rPr>
                <w:rFonts w:hint="eastAsia"/>
                <w:sz w:val="21"/>
                <w:szCs w:val="21"/>
              </w:rPr>
              <w:t>nsemble</w:t>
            </w:r>
            <w:r>
              <w:rPr>
                <w:rFonts w:hint="eastAsia"/>
                <w:sz w:val="21"/>
                <w:szCs w:val="21"/>
              </w:rPr>
              <w:t>模型的</w:t>
            </w:r>
            <w:r>
              <w:rPr>
                <w:rFonts w:hint="eastAsia"/>
                <w:sz w:val="21"/>
                <w:szCs w:val="21"/>
              </w:rPr>
              <w:t>a</w:t>
            </w:r>
            <w:r>
              <w:rPr>
                <w:sz w:val="21"/>
                <w:szCs w:val="21"/>
              </w:rPr>
              <w:t>uc</w:t>
            </w:r>
            <w:r>
              <w:rPr>
                <w:rFonts w:hint="eastAsia"/>
                <w:sz w:val="21"/>
                <w:szCs w:val="21"/>
              </w:rPr>
              <w:t>分数收敛情况</w:t>
            </w:r>
          </w:p>
        </w:tc>
      </w:tr>
      <w:tr w:rsidR="009349C4" w14:paraId="494E3C48" w14:textId="77777777" w:rsidTr="009349C4">
        <w:trPr>
          <w:trHeight w:val="257"/>
        </w:trPr>
        <w:tc>
          <w:tcPr>
            <w:tcW w:w="4835" w:type="dxa"/>
          </w:tcPr>
          <w:p w14:paraId="377A4AFB" w14:textId="77777777" w:rsidR="009349C4" w:rsidRDefault="009349C4" w:rsidP="000F2E3A">
            <w:pPr>
              <w:rPr>
                <w:rStyle w:val="fontstyle01"/>
                <w:rFonts w:hint="eastAsia"/>
              </w:rPr>
            </w:pPr>
          </w:p>
          <w:p w14:paraId="699B4ED5" w14:textId="77777777" w:rsidR="009349C4" w:rsidRDefault="009349C4" w:rsidP="000F2E3A">
            <w:pPr>
              <w:rPr>
                <w:rStyle w:val="fontstyle01"/>
                <w:rFonts w:hint="eastAsia"/>
              </w:rPr>
            </w:pPr>
            <w:r>
              <w:rPr>
                <w:noProof/>
              </w:rPr>
              <w:lastRenderedPageBreak/>
              <w:drawing>
                <wp:inline distT="0" distB="0" distL="0" distR="0" wp14:anchorId="78B33D44" wp14:editId="0F4263B9">
                  <wp:extent cx="2494800" cy="1512000"/>
                  <wp:effectExtent l="0" t="0" r="1270" b="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2494800" cy="1512000"/>
                          </a:xfrm>
                          <a:prstGeom prst="rect">
                            <a:avLst/>
                          </a:prstGeom>
                        </pic:spPr>
                      </pic:pic>
                    </a:graphicData>
                  </a:graphic>
                </wp:inline>
              </w:drawing>
            </w:r>
          </w:p>
          <w:p w14:paraId="062C1E72" w14:textId="77777777" w:rsidR="009349C4" w:rsidRDefault="009349C4" w:rsidP="000F2E3A">
            <w:pPr>
              <w:rPr>
                <w:rStyle w:val="fontstyle01"/>
                <w:rFonts w:hint="eastAsia"/>
              </w:rPr>
            </w:pPr>
            <w:r>
              <w:rPr>
                <w:rStyle w:val="fontstyle01"/>
                <w:rFonts w:hint="eastAsia"/>
              </w:rPr>
              <w:t>(</w:t>
            </w:r>
            <w:r>
              <w:rPr>
                <w:rStyle w:val="fontstyle01"/>
              </w:rPr>
              <w:t xml:space="preserve">a-2) </w:t>
            </w:r>
            <w:r>
              <w:rPr>
                <w:rFonts w:hint="eastAsia"/>
                <w:color w:val="000000"/>
                <w:sz w:val="21"/>
                <w:szCs w:val="21"/>
              </w:rPr>
              <w:t>M</w:t>
            </w:r>
            <w:r>
              <w:rPr>
                <w:color w:val="000000"/>
                <w:sz w:val="21"/>
                <w:szCs w:val="21"/>
              </w:rPr>
              <w:t>obileNet-v3</w:t>
            </w:r>
            <w:r>
              <w:rPr>
                <w:rFonts w:hint="eastAsia"/>
                <w:sz w:val="21"/>
                <w:szCs w:val="21"/>
              </w:rPr>
              <w:t>模型的损失函数收敛情况</w:t>
            </w:r>
          </w:p>
        </w:tc>
        <w:tc>
          <w:tcPr>
            <w:tcW w:w="4835" w:type="dxa"/>
          </w:tcPr>
          <w:p w14:paraId="65989F74" w14:textId="77777777" w:rsidR="009349C4" w:rsidRDefault="009349C4" w:rsidP="000F2E3A">
            <w:pPr>
              <w:rPr>
                <w:rStyle w:val="fontstyle01"/>
                <w:rFonts w:hint="eastAsia"/>
              </w:rPr>
            </w:pPr>
          </w:p>
          <w:p w14:paraId="2B2A0D25" w14:textId="77777777" w:rsidR="009349C4" w:rsidRDefault="009349C4" w:rsidP="000F2E3A">
            <w:pPr>
              <w:rPr>
                <w:rStyle w:val="fontstyle01"/>
                <w:rFonts w:hint="eastAsia"/>
              </w:rPr>
            </w:pPr>
            <w:r>
              <w:rPr>
                <w:noProof/>
              </w:rPr>
              <w:lastRenderedPageBreak/>
              <w:drawing>
                <wp:inline distT="0" distB="0" distL="0" distR="0" wp14:anchorId="00F87A2A" wp14:editId="57735B72">
                  <wp:extent cx="2494800" cy="1512000"/>
                  <wp:effectExtent l="0" t="0" r="1270" b="0"/>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2494800" cy="1512000"/>
                          </a:xfrm>
                          <a:prstGeom prst="rect">
                            <a:avLst/>
                          </a:prstGeom>
                        </pic:spPr>
                      </pic:pic>
                    </a:graphicData>
                  </a:graphic>
                </wp:inline>
              </w:drawing>
            </w:r>
          </w:p>
          <w:p w14:paraId="0746FC6B" w14:textId="77777777" w:rsidR="009349C4" w:rsidRDefault="009349C4" w:rsidP="000F2E3A">
            <w:pPr>
              <w:rPr>
                <w:rStyle w:val="fontstyle01"/>
                <w:rFonts w:hint="eastAsia"/>
              </w:rPr>
            </w:pPr>
            <w:r>
              <w:rPr>
                <w:rStyle w:val="fontstyle01"/>
                <w:rFonts w:hint="eastAsia"/>
              </w:rPr>
              <w:t>(b</w:t>
            </w:r>
            <w:r>
              <w:rPr>
                <w:rStyle w:val="fontstyle01"/>
              </w:rPr>
              <w:t xml:space="preserve">-2) </w:t>
            </w:r>
            <w:r>
              <w:rPr>
                <w:rFonts w:hint="eastAsia"/>
                <w:color w:val="000000"/>
                <w:sz w:val="21"/>
                <w:szCs w:val="21"/>
              </w:rPr>
              <w:t>M</w:t>
            </w:r>
            <w:r>
              <w:rPr>
                <w:color w:val="000000"/>
                <w:sz w:val="21"/>
                <w:szCs w:val="21"/>
              </w:rPr>
              <w:t>obileNet-v3</w:t>
            </w:r>
            <w:r>
              <w:rPr>
                <w:rFonts w:hint="eastAsia"/>
                <w:sz w:val="21"/>
                <w:szCs w:val="21"/>
              </w:rPr>
              <w:t>模型的</w:t>
            </w:r>
            <w:r>
              <w:rPr>
                <w:rFonts w:hint="eastAsia"/>
                <w:sz w:val="21"/>
                <w:szCs w:val="21"/>
              </w:rPr>
              <w:t>a</w:t>
            </w:r>
            <w:r>
              <w:rPr>
                <w:sz w:val="21"/>
                <w:szCs w:val="21"/>
              </w:rPr>
              <w:t>uc</w:t>
            </w:r>
            <w:r>
              <w:rPr>
                <w:rFonts w:hint="eastAsia"/>
                <w:sz w:val="21"/>
                <w:szCs w:val="21"/>
              </w:rPr>
              <w:t>分数收敛情况</w:t>
            </w:r>
          </w:p>
        </w:tc>
      </w:tr>
      <w:tr w:rsidR="009349C4" w14:paraId="30D5D6F3" w14:textId="77777777" w:rsidTr="009349C4">
        <w:trPr>
          <w:trHeight w:val="3762"/>
        </w:trPr>
        <w:tc>
          <w:tcPr>
            <w:tcW w:w="4835" w:type="dxa"/>
          </w:tcPr>
          <w:p w14:paraId="596B84D3" w14:textId="77777777" w:rsidR="009349C4" w:rsidRDefault="009349C4" w:rsidP="000F2E3A">
            <w:pPr>
              <w:rPr>
                <w:rStyle w:val="fontstyle01"/>
                <w:rFonts w:hint="eastAsia"/>
              </w:rPr>
            </w:pPr>
          </w:p>
          <w:p w14:paraId="0CD3775C" w14:textId="77777777" w:rsidR="009349C4" w:rsidRDefault="009349C4" w:rsidP="000F2E3A">
            <w:pPr>
              <w:rPr>
                <w:rStyle w:val="fontstyle01"/>
                <w:rFonts w:hint="eastAsia"/>
              </w:rPr>
            </w:pPr>
            <w:r>
              <w:rPr>
                <w:noProof/>
              </w:rPr>
              <w:drawing>
                <wp:inline distT="0" distB="0" distL="0" distR="0" wp14:anchorId="7F881B79" wp14:editId="2392EE50">
                  <wp:extent cx="2494800" cy="1512000"/>
                  <wp:effectExtent l="0" t="0" r="1270" b="0"/>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2494800" cy="1512000"/>
                          </a:xfrm>
                          <a:prstGeom prst="rect">
                            <a:avLst/>
                          </a:prstGeom>
                        </pic:spPr>
                      </pic:pic>
                    </a:graphicData>
                  </a:graphic>
                </wp:inline>
              </w:drawing>
            </w:r>
          </w:p>
          <w:p w14:paraId="2796BCB2" w14:textId="77777777" w:rsidR="009349C4" w:rsidRDefault="009349C4" w:rsidP="000F2E3A">
            <w:pPr>
              <w:rPr>
                <w:rStyle w:val="fontstyle01"/>
                <w:rFonts w:hint="eastAsia"/>
              </w:rPr>
            </w:pPr>
            <w:r>
              <w:rPr>
                <w:rStyle w:val="fontstyle01"/>
                <w:rFonts w:hint="eastAsia"/>
              </w:rPr>
              <w:t>(</w:t>
            </w:r>
            <w:r>
              <w:rPr>
                <w:rStyle w:val="fontstyle01"/>
              </w:rPr>
              <w:t xml:space="preserve">a-3) </w:t>
            </w:r>
            <w:r>
              <w:rPr>
                <w:rFonts w:hint="eastAsia"/>
                <w:color w:val="000000"/>
                <w:sz w:val="21"/>
                <w:szCs w:val="21"/>
              </w:rPr>
              <w:t>M</w:t>
            </w:r>
            <w:r>
              <w:rPr>
                <w:color w:val="000000"/>
                <w:sz w:val="21"/>
                <w:szCs w:val="21"/>
              </w:rPr>
              <w:t>obileNet-v3 (</w:t>
            </w:r>
            <w:r>
              <w:rPr>
                <w:rFonts w:hint="eastAsia"/>
                <w:color w:val="000000"/>
                <w:sz w:val="21"/>
                <w:szCs w:val="21"/>
              </w:rPr>
              <w:t>not</w:t>
            </w:r>
            <w:r>
              <w:rPr>
                <w:color w:val="000000"/>
                <w:sz w:val="21"/>
                <w:szCs w:val="21"/>
              </w:rPr>
              <w:t xml:space="preserve"> pretrained)</w:t>
            </w:r>
            <w:r>
              <w:rPr>
                <w:rFonts w:hint="eastAsia"/>
                <w:sz w:val="21"/>
                <w:szCs w:val="21"/>
              </w:rPr>
              <w:t>模型的损失函数收敛情况</w:t>
            </w:r>
          </w:p>
          <w:p w14:paraId="5CD1BBF3" w14:textId="77777777" w:rsidR="009349C4" w:rsidRDefault="009349C4" w:rsidP="000F2E3A">
            <w:pPr>
              <w:rPr>
                <w:rStyle w:val="fontstyle01"/>
                <w:rFonts w:hint="eastAsia"/>
              </w:rPr>
            </w:pPr>
          </w:p>
        </w:tc>
        <w:tc>
          <w:tcPr>
            <w:tcW w:w="4835" w:type="dxa"/>
          </w:tcPr>
          <w:p w14:paraId="75243776" w14:textId="77777777" w:rsidR="009349C4" w:rsidRDefault="009349C4" w:rsidP="000F2E3A">
            <w:pPr>
              <w:rPr>
                <w:rStyle w:val="fontstyle01"/>
                <w:rFonts w:hint="eastAsia"/>
              </w:rPr>
            </w:pPr>
          </w:p>
          <w:p w14:paraId="09709013" w14:textId="77777777" w:rsidR="009349C4" w:rsidRDefault="009349C4" w:rsidP="000F2E3A">
            <w:pPr>
              <w:rPr>
                <w:rStyle w:val="fontstyle01"/>
                <w:rFonts w:hint="eastAsia"/>
              </w:rPr>
            </w:pPr>
            <w:r>
              <w:rPr>
                <w:noProof/>
              </w:rPr>
              <w:drawing>
                <wp:inline distT="0" distB="0" distL="0" distR="0" wp14:anchorId="56CD488E" wp14:editId="1C655318">
                  <wp:extent cx="2494800" cy="1512000"/>
                  <wp:effectExtent l="0" t="0" r="1270" b="0"/>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2494800" cy="1512000"/>
                          </a:xfrm>
                          <a:prstGeom prst="rect">
                            <a:avLst/>
                          </a:prstGeom>
                        </pic:spPr>
                      </pic:pic>
                    </a:graphicData>
                  </a:graphic>
                </wp:inline>
              </w:drawing>
            </w:r>
          </w:p>
          <w:p w14:paraId="3E53D316" w14:textId="77777777" w:rsidR="009349C4" w:rsidRDefault="009349C4" w:rsidP="000F2E3A">
            <w:pPr>
              <w:rPr>
                <w:rStyle w:val="fontstyle01"/>
                <w:rFonts w:hint="eastAsia"/>
              </w:rPr>
            </w:pPr>
            <w:r>
              <w:rPr>
                <w:rStyle w:val="fontstyle01"/>
                <w:rFonts w:hint="eastAsia"/>
              </w:rPr>
              <w:t>(b</w:t>
            </w:r>
            <w:r>
              <w:rPr>
                <w:rStyle w:val="fontstyle01"/>
              </w:rPr>
              <w:t xml:space="preserve">-3) </w:t>
            </w:r>
            <w:r>
              <w:rPr>
                <w:rFonts w:hint="eastAsia"/>
                <w:color w:val="000000"/>
                <w:sz w:val="21"/>
                <w:szCs w:val="21"/>
              </w:rPr>
              <w:t>M</w:t>
            </w:r>
            <w:r>
              <w:rPr>
                <w:color w:val="000000"/>
                <w:sz w:val="21"/>
                <w:szCs w:val="21"/>
              </w:rPr>
              <w:t>obileNet-v3 (</w:t>
            </w:r>
            <w:r>
              <w:rPr>
                <w:rFonts w:hint="eastAsia"/>
                <w:color w:val="000000"/>
                <w:sz w:val="21"/>
                <w:szCs w:val="21"/>
              </w:rPr>
              <w:t>not</w:t>
            </w:r>
            <w:r>
              <w:rPr>
                <w:color w:val="000000"/>
                <w:sz w:val="21"/>
                <w:szCs w:val="21"/>
              </w:rPr>
              <w:t xml:space="preserve"> pretrained)</w:t>
            </w:r>
            <w:r>
              <w:rPr>
                <w:rFonts w:hint="eastAsia"/>
                <w:sz w:val="21"/>
                <w:szCs w:val="21"/>
              </w:rPr>
              <w:t>模型的</w:t>
            </w:r>
            <w:r>
              <w:rPr>
                <w:rFonts w:hint="eastAsia"/>
                <w:sz w:val="21"/>
                <w:szCs w:val="21"/>
              </w:rPr>
              <w:t>a</w:t>
            </w:r>
            <w:r>
              <w:rPr>
                <w:sz w:val="21"/>
                <w:szCs w:val="21"/>
              </w:rPr>
              <w:t>uc</w:t>
            </w:r>
            <w:r>
              <w:rPr>
                <w:rFonts w:hint="eastAsia"/>
                <w:sz w:val="21"/>
                <w:szCs w:val="21"/>
              </w:rPr>
              <w:t>分数收敛情况</w:t>
            </w:r>
          </w:p>
        </w:tc>
      </w:tr>
    </w:tbl>
    <w:p w14:paraId="16A3E798" w14:textId="77777777" w:rsidR="009349C4" w:rsidRDefault="009349C4" w:rsidP="009349C4">
      <w:pPr>
        <w:rPr>
          <w:rStyle w:val="fontstyle01"/>
          <w:rFonts w:hint="eastAsia"/>
          <w:lang w:eastAsia="zh-CN"/>
        </w:rPr>
      </w:pPr>
      <w:r>
        <w:rPr>
          <w:rStyle w:val="fontstyle01"/>
          <w:rFonts w:hint="eastAsia"/>
          <w:lang w:eastAsia="zh-CN"/>
        </w:rPr>
        <w:t>图</w:t>
      </w:r>
      <w:r>
        <w:rPr>
          <w:rStyle w:val="fontstyle01"/>
          <w:rFonts w:hint="eastAsia"/>
          <w:lang w:eastAsia="zh-CN"/>
        </w:rPr>
        <w:t>4</w:t>
      </w:r>
      <w:r>
        <w:rPr>
          <w:rStyle w:val="fontstyle01"/>
          <w:lang w:eastAsia="zh-CN"/>
        </w:rPr>
        <w:t xml:space="preserve">. </w:t>
      </w:r>
      <w:r>
        <w:rPr>
          <w:rStyle w:val="fontstyle01"/>
          <w:rFonts w:hint="eastAsia"/>
          <w:lang w:eastAsia="zh-CN"/>
        </w:rPr>
        <w:t>各个卷积网络在</w:t>
      </w:r>
      <w:r>
        <w:rPr>
          <w:rStyle w:val="fontstyle01"/>
          <w:lang w:eastAsia="zh-CN"/>
        </w:rPr>
        <w:t>Covid19-Cough</w:t>
      </w:r>
      <w:r>
        <w:rPr>
          <w:rStyle w:val="fontstyle01"/>
          <w:rFonts w:hint="eastAsia"/>
          <w:lang w:eastAsia="zh-CN"/>
        </w:rPr>
        <w:t>数据集上的训练集损失和测试</w:t>
      </w:r>
      <w:r>
        <w:rPr>
          <w:rStyle w:val="fontstyle01"/>
          <w:rFonts w:hint="eastAsia"/>
          <w:lang w:eastAsia="zh-CN"/>
        </w:rPr>
        <w:t>auc</w:t>
      </w:r>
      <w:r>
        <w:rPr>
          <w:rStyle w:val="fontstyle01"/>
          <w:rFonts w:hint="eastAsia"/>
          <w:lang w:eastAsia="zh-CN"/>
        </w:rPr>
        <w:t>表现随着训练推进的变化情况。</w:t>
      </w:r>
    </w:p>
    <w:p w14:paraId="28F8785A" w14:textId="77777777" w:rsidR="009349C4" w:rsidRDefault="009349C4" w:rsidP="009349C4">
      <w:pPr>
        <w:rPr>
          <w:rStyle w:val="fontstyle01"/>
          <w:rFonts w:hint="eastAsia"/>
          <w:lang w:eastAsia="zh-CN"/>
        </w:rPr>
      </w:pPr>
    </w:p>
    <w:p w14:paraId="5F2DEF22" w14:textId="77777777" w:rsidR="009349C4" w:rsidRDefault="009349C4" w:rsidP="009349C4">
      <w:pPr>
        <w:rPr>
          <w:rStyle w:val="fontstyle01"/>
          <w:rFonts w:hint="eastAsia"/>
          <w:lang w:eastAsia="zh-CN"/>
        </w:rPr>
      </w:pPr>
    </w:p>
    <w:p w14:paraId="51CEA175" w14:textId="77777777" w:rsidR="009349C4" w:rsidRDefault="009349C4">
      <w:pPr>
        <w:spacing w:line="301" w:lineRule="auto"/>
        <w:rPr>
          <w:lang w:eastAsia="zh-CN"/>
        </w:rPr>
      </w:pPr>
    </w:p>
    <w:p w14:paraId="5F335FDB" w14:textId="77777777" w:rsidR="009349C4" w:rsidRDefault="009349C4">
      <w:pPr>
        <w:spacing w:line="301" w:lineRule="auto"/>
        <w:rPr>
          <w:lang w:eastAsia="zh-CN"/>
        </w:rPr>
      </w:pPr>
    </w:p>
    <w:p w14:paraId="721D462D" w14:textId="77777777" w:rsidR="004B7F55" w:rsidRDefault="004B7F55">
      <w:pPr>
        <w:spacing w:line="301" w:lineRule="auto"/>
        <w:jc w:val="both"/>
        <w:rPr>
          <w:lang w:eastAsia="zh-CN"/>
        </w:rPr>
        <w:sectPr w:rsidR="004B7F55">
          <w:footerReference w:type="default" r:id="rId49"/>
          <w:pgSz w:w="11905" w:h="16840"/>
          <w:pgMar w:top="1100" w:right="980" w:bottom="1180" w:left="980" w:header="877" w:footer="982" w:gutter="0"/>
          <w:cols w:space="720"/>
        </w:sectPr>
      </w:pPr>
    </w:p>
    <w:p w14:paraId="681A1E89" w14:textId="77777777" w:rsidR="004B7F55" w:rsidRDefault="004B7F55">
      <w:pPr>
        <w:spacing w:line="200" w:lineRule="exact"/>
        <w:rPr>
          <w:sz w:val="20"/>
          <w:szCs w:val="20"/>
          <w:lang w:eastAsia="zh-CN"/>
        </w:rPr>
      </w:pPr>
    </w:p>
    <w:p w14:paraId="4D126714" w14:textId="77777777" w:rsidR="004B7F55" w:rsidRDefault="004B7F55">
      <w:pPr>
        <w:spacing w:before="9" w:line="260" w:lineRule="exact"/>
        <w:rPr>
          <w:sz w:val="26"/>
          <w:szCs w:val="26"/>
          <w:lang w:eastAsia="zh-CN"/>
        </w:rPr>
      </w:pPr>
    </w:p>
    <w:p w14:paraId="56094707" w14:textId="77855758" w:rsidR="004B7F55" w:rsidRDefault="00000000">
      <w:pPr>
        <w:spacing w:line="460" w:lineRule="exact"/>
        <w:ind w:right="79"/>
        <w:jc w:val="center"/>
        <w:rPr>
          <w:rFonts w:ascii="宋体" w:eastAsia="宋体" w:hAnsi="宋体" w:cs="宋体"/>
          <w:sz w:val="36"/>
          <w:szCs w:val="36"/>
          <w:lang w:eastAsia="zh-CN"/>
        </w:rPr>
      </w:pPr>
      <w:r>
        <w:rPr>
          <w:rFonts w:ascii="宋体" w:eastAsia="宋体" w:hAnsi="宋体" w:cs="宋体"/>
          <w:spacing w:val="1"/>
          <w:sz w:val="36"/>
          <w:szCs w:val="36"/>
          <w:lang w:eastAsia="zh-CN"/>
        </w:rPr>
        <w:t>第</w:t>
      </w:r>
      <w:r w:rsidR="00560833">
        <w:rPr>
          <w:rFonts w:ascii="宋体" w:eastAsia="宋体" w:hAnsi="宋体" w:cs="宋体" w:hint="eastAsia"/>
          <w:spacing w:val="1"/>
          <w:sz w:val="36"/>
          <w:szCs w:val="36"/>
          <w:lang w:eastAsia="zh-CN"/>
        </w:rPr>
        <w:t>四</w:t>
      </w:r>
      <w:r>
        <w:rPr>
          <w:rFonts w:ascii="宋体" w:eastAsia="宋体" w:hAnsi="宋体" w:cs="宋体"/>
          <w:sz w:val="36"/>
          <w:szCs w:val="36"/>
          <w:lang w:eastAsia="zh-CN"/>
        </w:rPr>
        <w:t>章</w:t>
      </w:r>
      <w:r>
        <w:rPr>
          <w:rFonts w:ascii="宋体" w:eastAsia="宋体" w:hAnsi="宋体" w:cs="宋体"/>
          <w:spacing w:val="2"/>
          <w:sz w:val="36"/>
          <w:szCs w:val="36"/>
          <w:lang w:eastAsia="zh-CN"/>
        </w:rPr>
        <w:t xml:space="preserve"> </w:t>
      </w:r>
      <w:r>
        <w:rPr>
          <w:rFonts w:ascii="宋体" w:eastAsia="宋体" w:hAnsi="宋体" w:cs="宋体"/>
          <w:spacing w:val="1"/>
          <w:sz w:val="36"/>
          <w:szCs w:val="36"/>
          <w:lang w:eastAsia="zh-CN"/>
        </w:rPr>
        <w:t>总结与展望</w:t>
      </w:r>
    </w:p>
    <w:p w14:paraId="3CF6AC70" w14:textId="77777777" w:rsidR="004B7F55" w:rsidRDefault="004B7F55">
      <w:pPr>
        <w:spacing w:before="8" w:line="180" w:lineRule="exact"/>
        <w:rPr>
          <w:sz w:val="18"/>
          <w:szCs w:val="18"/>
          <w:lang w:eastAsia="zh-CN"/>
        </w:rPr>
      </w:pPr>
    </w:p>
    <w:p w14:paraId="5E4216CF" w14:textId="77777777" w:rsidR="004B7F55" w:rsidRDefault="004B7F55">
      <w:pPr>
        <w:spacing w:line="200" w:lineRule="exact"/>
        <w:rPr>
          <w:sz w:val="20"/>
          <w:szCs w:val="20"/>
          <w:lang w:eastAsia="zh-CN"/>
        </w:rPr>
      </w:pPr>
    </w:p>
    <w:p w14:paraId="19A72891" w14:textId="75C5BB81" w:rsidR="00745817" w:rsidRPr="00745817" w:rsidRDefault="00745817" w:rsidP="00745817">
      <w:pPr>
        <w:ind w:left="154"/>
        <w:rPr>
          <w:rFonts w:ascii="Times New Roman" w:eastAsia="PMingLiU" w:hAnsi="Times New Roman" w:cs="Times New Roman"/>
          <w:sz w:val="30"/>
          <w:szCs w:val="30"/>
          <w:lang w:eastAsia="zh-TW"/>
        </w:rPr>
      </w:pPr>
      <w:r w:rsidRPr="00745817">
        <w:rPr>
          <w:rFonts w:ascii="Times New Roman" w:eastAsia="宋体" w:hAnsi="Times New Roman" w:cs="Times New Roman"/>
          <w:b/>
          <w:bCs/>
          <w:sz w:val="30"/>
          <w:szCs w:val="30"/>
          <w:lang w:eastAsia="zh-CN"/>
        </w:rPr>
        <w:t xml:space="preserve">4.1 </w:t>
      </w:r>
      <w:r w:rsidRPr="00745817">
        <w:rPr>
          <w:rFonts w:ascii="Times New Roman" w:eastAsia="宋体" w:hAnsi="Times New Roman" w:cs="Times New Roman"/>
          <w:b/>
          <w:bCs/>
          <w:spacing w:val="1"/>
          <w:sz w:val="30"/>
          <w:szCs w:val="30"/>
          <w:lang w:eastAsia="zh-CN"/>
        </w:rPr>
        <w:t xml:space="preserve"> </w:t>
      </w:r>
      <w:r w:rsidRPr="00745817">
        <w:rPr>
          <w:rFonts w:ascii="宋体" w:eastAsia="宋体" w:hAnsi="宋体" w:cs="宋体"/>
          <w:b/>
          <w:bCs/>
          <w:spacing w:val="-1"/>
          <w:sz w:val="30"/>
          <w:szCs w:val="30"/>
          <w:lang w:eastAsia="zh-CN"/>
        </w:rPr>
        <w:t>总结</w:t>
      </w:r>
    </w:p>
    <w:p w14:paraId="547D630C" w14:textId="43DF8114" w:rsidR="009A2E58" w:rsidRPr="004B0D36" w:rsidRDefault="00E22A1B" w:rsidP="00E22A1B">
      <w:pPr>
        <w:pStyle w:val="a3"/>
        <w:adjustRightInd w:val="0"/>
        <w:spacing w:beforeLines="180" w:before="432" w:line="317" w:lineRule="auto"/>
        <w:ind w:left="153" w:firstLine="482"/>
        <w:jc w:val="both"/>
        <w:rPr>
          <w:rFonts w:eastAsiaTheme="minorEastAsia"/>
          <w:spacing w:val="-1"/>
          <w:lang w:eastAsia="zh-TW"/>
        </w:rPr>
      </w:pPr>
      <w:r w:rsidRPr="009A2E58">
        <w:rPr>
          <w:rFonts w:hint="eastAsia"/>
          <w:spacing w:val="-1"/>
          <w:lang w:eastAsia="zh-CN"/>
        </w:rPr>
        <w:t>在项目的建设中面临</w:t>
      </w:r>
      <w:r w:rsidRPr="00E22A1B">
        <w:rPr>
          <w:rFonts w:ascii="PMingLiU" w:hAnsi="PMingLiU" w:hint="eastAsia"/>
          <w:spacing w:val="-1"/>
          <w:lang w:eastAsia="zh-CN"/>
        </w:rPr>
        <w:t>的</w:t>
      </w:r>
      <w:r w:rsidRPr="009A2E58">
        <w:rPr>
          <w:rFonts w:hint="eastAsia"/>
          <w:spacing w:val="-1"/>
          <w:lang w:eastAsia="zh-CN"/>
        </w:rPr>
        <w:t>挑战</w:t>
      </w:r>
      <w:r w:rsidRPr="00E22A1B">
        <w:rPr>
          <w:rFonts w:ascii="PMingLiU" w:hAnsi="PMingLiU" w:hint="eastAsia"/>
          <w:spacing w:val="-1"/>
          <w:lang w:eastAsia="zh-CN"/>
        </w:rPr>
        <w:t>有许多</w:t>
      </w:r>
      <w:r w:rsidRPr="009A2E58">
        <w:rPr>
          <w:rFonts w:hint="eastAsia"/>
          <w:spacing w:val="-1"/>
          <w:lang w:eastAsia="zh-CN"/>
        </w:rPr>
        <w:t>。</w:t>
      </w:r>
      <w:r w:rsidRPr="00E22A1B">
        <w:rPr>
          <w:rFonts w:ascii="PMingLiU" w:hAnsi="PMingLiU" w:hint="eastAsia"/>
          <w:spacing w:val="-1"/>
          <w:lang w:eastAsia="zh-CN"/>
        </w:rPr>
        <w:t>最</w:t>
      </w:r>
      <w:r w:rsidRPr="009A2E58">
        <w:rPr>
          <w:rFonts w:hint="eastAsia"/>
          <w:spacing w:val="-1"/>
          <w:lang w:eastAsia="zh-CN"/>
        </w:rPr>
        <w:t>初希望将血氧仪与录音设备进行进一步的整合，后来发</w:t>
      </w:r>
      <w:r w:rsidRPr="00E22A1B">
        <w:rPr>
          <w:rFonts w:ascii="PMingLiU" w:hAnsi="PMingLiU" w:hint="eastAsia"/>
          <w:spacing w:val="-1"/>
          <w:lang w:eastAsia="zh-CN"/>
        </w:rPr>
        <w:t>现</w:t>
      </w:r>
      <w:r w:rsidRPr="009A2E58">
        <w:rPr>
          <w:rFonts w:hint="eastAsia"/>
          <w:spacing w:val="-1"/>
          <w:lang w:eastAsia="zh-CN"/>
        </w:rPr>
        <w:t>光学感应</w:t>
      </w:r>
      <w:r w:rsidRPr="00E22A1B">
        <w:rPr>
          <w:rFonts w:ascii="PMingLiU" w:hAnsi="PMingLiU" w:hint="eastAsia"/>
          <w:spacing w:val="-1"/>
          <w:lang w:eastAsia="zh-CN"/>
        </w:rPr>
        <w:t>讯号</w:t>
      </w:r>
      <w:r w:rsidRPr="009A2E58">
        <w:rPr>
          <w:rFonts w:hint="eastAsia"/>
          <w:spacing w:val="-1"/>
          <w:lang w:eastAsia="zh-CN"/>
        </w:rPr>
        <w:t>与声音讯号之间容易互相干扰，因此为了确保讯号收集的质量，最终还是将两个模块分开，再以上位机</w:t>
      </w:r>
      <w:r w:rsidRPr="00E22A1B">
        <w:rPr>
          <w:rFonts w:ascii="PMingLiU" w:hAnsi="PMingLiU" w:hint="eastAsia"/>
          <w:spacing w:val="-1"/>
          <w:lang w:eastAsia="zh-CN"/>
        </w:rPr>
        <w:t>进行数据</w:t>
      </w:r>
      <w:r w:rsidRPr="009A2E58">
        <w:rPr>
          <w:rFonts w:hint="eastAsia"/>
          <w:spacing w:val="-1"/>
          <w:lang w:eastAsia="zh-CN"/>
        </w:rPr>
        <w:t>整合。</w:t>
      </w:r>
      <w:r w:rsidRPr="00E22A1B">
        <w:rPr>
          <w:rFonts w:ascii="PMingLiU" w:hAnsi="PMingLiU" w:hint="eastAsia"/>
          <w:spacing w:val="-1"/>
          <w:lang w:eastAsia="zh-CN"/>
        </w:rPr>
        <w:t>另外的难点在算法迭加后如何维持模型的大小，以确保运行的流畅性。</w:t>
      </w:r>
    </w:p>
    <w:p w14:paraId="626FC2C9" w14:textId="51A8A9C7" w:rsidR="00E22A1B" w:rsidRDefault="00E22A1B" w:rsidP="00E22A1B">
      <w:pPr>
        <w:pStyle w:val="a3"/>
        <w:adjustRightInd w:val="0"/>
        <w:spacing w:beforeLines="180" w:before="432" w:line="317" w:lineRule="auto"/>
        <w:ind w:left="153" w:firstLine="482"/>
        <w:jc w:val="both"/>
        <w:rPr>
          <w:spacing w:val="-1"/>
          <w:lang w:eastAsia="zh-CN"/>
        </w:rPr>
      </w:pPr>
      <w:r w:rsidRPr="009A2E58">
        <w:rPr>
          <w:rFonts w:hint="eastAsia"/>
          <w:spacing w:val="-1"/>
          <w:lang w:eastAsia="zh-CN"/>
        </w:rPr>
        <w:t>最终项目包括一个完整的硬件和</w:t>
      </w:r>
      <w:r w:rsidRPr="00E22A1B">
        <w:rPr>
          <w:rFonts w:ascii="PMingLiU" w:hAnsi="PMingLiU" w:hint="eastAsia"/>
          <w:spacing w:val="-1"/>
          <w:lang w:eastAsia="zh-CN"/>
        </w:rPr>
        <w:t>算法模型和</w:t>
      </w:r>
      <w:r w:rsidRPr="009A2E58">
        <w:rPr>
          <w:rFonts w:hint="eastAsia"/>
          <w:spacing w:val="-1"/>
          <w:lang w:eastAsia="zh-CN"/>
        </w:rPr>
        <w:t>软件解决方案，它提供了一个准确、高效和可获得的端到端方法，配备了数据采集和分析，以实时预警呼吸系统疾病风险，高效的进行医疗资源分配。</w:t>
      </w:r>
      <w:r w:rsidRPr="00E22A1B">
        <w:rPr>
          <w:rFonts w:ascii="PMingLiU" w:hAnsi="PMingLiU" w:hint="eastAsia"/>
          <w:spacing w:val="-1"/>
          <w:lang w:eastAsia="zh-CN"/>
        </w:rPr>
        <w:t>咳嗽音检测模型的</w:t>
      </w:r>
      <w:r w:rsidRPr="00E22A1B">
        <w:rPr>
          <w:spacing w:val="-1"/>
          <w:lang w:eastAsia="zh-CN"/>
        </w:rPr>
        <w:t>AUC最高达到了97.9%</w:t>
      </w:r>
      <w:r w:rsidRPr="00E22A1B">
        <w:rPr>
          <w:rFonts w:hint="eastAsia"/>
          <w:spacing w:val="-1"/>
          <w:lang w:eastAsia="zh-CN"/>
        </w:rPr>
        <w:t>，</w:t>
      </w:r>
      <w:r w:rsidRPr="00E22A1B">
        <w:rPr>
          <w:spacing w:val="-1"/>
          <w:lang w:eastAsia="zh-CN"/>
        </w:rPr>
        <w:t>肺部健康诊断模型</w:t>
      </w:r>
      <w:r w:rsidRPr="00E22A1B">
        <w:rPr>
          <w:rFonts w:hint="eastAsia"/>
          <w:spacing w:val="-1"/>
          <w:lang w:eastAsia="zh-CN"/>
        </w:rPr>
        <w:t>的</w:t>
      </w:r>
      <w:r w:rsidRPr="00E22A1B">
        <w:rPr>
          <w:spacing w:val="-1"/>
          <w:lang w:eastAsia="zh-CN"/>
        </w:rPr>
        <w:t>AUC达到了82.5%</w:t>
      </w:r>
      <w:r w:rsidRPr="00E22A1B">
        <w:rPr>
          <w:rFonts w:hint="eastAsia"/>
          <w:spacing w:val="-1"/>
          <w:lang w:eastAsia="zh-CN"/>
        </w:rPr>
        <w:t>，</w:t>
      </w:r>
      <w:r w:rsidRPr="009A2E58">
        <w:rPr>
          <w:rFonts w:hint="eastAsia"/>
          <w:spacing w:val="-1"/>
          <w:lang w:eastAsia="zh-CN"/>
        </w:rPr>
        <w:t>这些准确率超过了最初的标准，实现了</w:t>
      </w:r>
      <w:r w:rsidRPr="00E22A1B">
        <w:rPr>
          <w:rFonts w:ascii="PMingLiU" w:hAnsi="PMingLiU" w:hint="eastAsia"/>
          <w:spacing w:val="-1"/>
          <w:lang w:eastAsia="zh-CN"/>
        </w:rPr>
        <w:t>原定的</w:t>
      </w:r>
      <w:r w:rsidRPr="009A2E58">
        <w:rPr>
          <w:rFonts w:hint="eastAsia"/>
          <w:spacing w:val="-1"/>
          <w:lang w:eastAsia="zh-CN"/>
        </w:rPr>
        <w:t>目标。我们的系统能够对用户的咳嗽事件还有脉搏血氧饱和度数据进行持续的可靠和定期自我监测</w:t>
      </w:r>
    </w:p>
    <w:p w14:paraId="0EC99660" w14:textId="6E9B04FD" w:rsidR="004B0D36" w:rsidRDefault="00E22A1B" w:rsidP="00E22A1B">
      <w:pPr>
        <w:pStyle w:val="a3"/>
        <w:adjustRightInd w:val="0"/>
        <w:spacing w:beforeLines="180" w:before="432" w:line="317" w:lineRule="auto"/>
        <w:ind w:left="153" w:firstLine="482"/>
        <w:jc w:val="both"/>
        <w:rPr>
          <w:spacing w:val="-1"/>
          <w:lang w:eastAsia="zh-CN"/>
        </w:rPr>
      </w:pPr>
      <w:r w:rsidRPr="009A2E58">
        <w:rPr>
          <w:rFonts w:hint="eastAsia"/>
          <w:spacing w:val="-1"/>
          <w:lang w:eastAsia="zh-CN"/>
        </w:rPr>
        <w:t>这个项目的最终精度比工程目标中设定的预期精度值高出约</w:t>
      </w:r>
      <w:r w:rsidRPr="009A2E58">
        <w:rPr>
          <w:spacing w:val="-1"/>
          <w:lang w:eastAsia="zh-CN"/>
        </w:rPr>
        <w:t>10%</w:t>
      </w:r>
      <w:r w:rsidRPr="009A2E58">
        <w:rPr>
          <w:rFonts w:hint="eastAsia"/>
          <w:spacing w:val="-1"/>
          <w:lang w:eastAsia="zh-CN"/>
        </w:rPr>
        <w:t>。这个项目的原型是一个概念验证，</w:t>
      </w:r>
      <w:r w:rsidRPr="00E22A1B">
        <w:rPr>
          <w:rFonts w:ascii="PMingLiU" w:hAnsi="PMingLiU" w:hint="eastAsia"/>
          <w:spacing w:val="-1"/>
          <w:lang w:eastAsia="zh-CN"/>
        </w:rPr>
        <w:t>希望在没有专业医疗人员在场的情况下为</w:t>
      </w:r>
      <w:r w:rsidRPr="009A2E58">
        <w:rPr>
          <w:rFonts w:hint="eastAsia"/>
          <w:spacing w:val="-1"/>
          <w:lang w:eastAsia="zh-CN"/>
        </w:rPr>
        <w:t>件有限的人提供了一种容易获得的呼吸健康评估手段。</w:t>
      </w:r>
    </w:p>
    <w:p w14:paraId="52A49917" w14:textId="77777777" w:rsidR="004B0D36" w:rsidRPr="009A2E58" w:rsidRDefault="004B0D36" w:rsidP="009A2E58">
      <w:pPr>
        <w:pStyle w:val="a3"/>
        <w:adjustRightInd w:val="0"/>
        <w:spacing w:beforeLines="180" w:before="432" w:line="317" w:lineRule="auto"/>
        <w:ind w:left="153" w:firstLine="482"/>
        <w:jc w:val="both"/>
        <w:rPr>
          <w:spacing w:val="-1"/>
          <w:lang w:eastAsia="zh-CN"/>
        </w:rPr>
      </w:pPr>
    </w:p>
    <w:p w14:paraId="322D5521" w14:textId="17792EFA" w:rsidR="009C79C6" w:rsidRPr="00745817" w:rsidRDefault="009C79C6" w:rsidP="009C79C6">
      <w:pPr>
        <w:ind w:left="154"/>
        <w:rPr>
          <w:rFonts w:ascii="Times New Roman" w:eastAsia="PMingLiU" w:hAnsi="Times New Roman" w:cs="Times New Roman"/>
          <w:sz w:val="30"/>
          <w:szCs w:val="30"/>
          <w:lang w:eastAsia="zh-CN"/>
        </w:rPr>
      </w:pPr>
      <w:r w:rsidRPr="00745817">
        <w:rPr>
          <w:rFonts w:ascii="Times New Roman" w:eastAsia="宋体" w:hAnsi="Times New Roman" w:cs="Times New Roman"/>
          <w:b/>
          <w:bCs/>
          <w:sz w:val="30"/>
          <w:szCs w:val="30"/>
          <w:lang w:eastAsia="zh-CN"/>
        </w:rPr>
        <w:t xml:space="preserve">4.1 </w:t>
      </w:r>
      <w:r w:rsidRPr="00745817">
        <w:rPr>
          <w:rFonts w:ascii="Times New Roman" w:eastAsia="宋体" w:hAnsi="Times New Roman" w:cs="Times New Roman"/>
          <w:b/>
          <w:bCs/>
          <w:spacing w:val="1"/>
          <w:sz w:val="30"/>
          <w:szCs w:val="30"/>
          <w:lang w:eastAsia="zh-CN"/>
        </w:rPr>
        <w:t xml:space="preserve"> </w:t>
      </w:r>
      <w:r w:rsidRPr="009C79C6">
        <w:rPr>
          <w:rFonts w:ascii="宋体" w:eastAsia="宋体" w:hAnsi="宋体" w:cs="宋体" w:hint="eastAsia"/>
          <w:b/>
          <w:bCs/>
          <w:spacing w:val="-1"/>
          <w:sz w:val="30"/>
          <w:szCs w:val="30"/>
          <w:lang w:eastAsia="zh-CN"/>
        </w:rPr>
        <w:t>展望</w:t>
      </w:r>
    </w:p>
    <w:p w14:paraId="45B4926E" w14:textId="77777777" w:rsidR="004B7F55" w:rsidRDefault="004B7F55">
      <w:pPr>
        <w:spacing w:before="9" w:line="190" w:lineRule="exact"/>
        <w:rPr>
          <w:sz w:val="19"/>
          <w:szCs w:val="19"/>
          <w:lang w:eastAsia="zh-CN"/>
        </w:rPr>
      </w:pPr>
    </w:p>
    <w:p w14:paraId="1A92E62A" w14:textId="1CB2020F" w:rsidR="001873EA" w:rsidRDefault="001873EA" w:rsidP="001873EA">
      <w:pPr>
        <w:adjustRightInd w:val="0"/>
        <w:spacing w:beforeLines="180" w:before="432" w:line="317" w:lineRule="auto"/>
        <w:ind w:leftChars="27" w:left="59" w:firstLineChars="85" w:firstLine="204"/>
        <w:jc w:val="both"/>
        <w:rPr>
          <w:rFonts w:ascii="宋体" w:eastAsia="宋体" w:hAnsi="宋体"/>
          <w:sz w:val="24"/>
          <w:szCs w:val="24"/>
          <w:lang w:eastAsia="zh-CN"/>
        </w:rPr>
      </w:pPr>
      <w:r w:rsidRPr="009A2E58">
        <w:rPr>
          <w:rFonts w:ascii="宋体" w:eastAsia="宋体" w:hAnsi="宋体" w:hint="eastAsia"/>
          <w:sz w:val="24"/>
          <w:szCs w:val="24"/>
          <w:lang w:eastAsia="zh-CN"/>
        </w:rPr>
        <w:t>目前的预警识别系统根据医学共识，同时监测了对呼吸道疾病早筛预警较为关键的量表、血氧</w:t>
      </w:r>
      <w:r w:rsidRPr="001873EA">
        <w:rPr>
          <w:rFonts w:ascii="PMingLiU" w:eastAsia="宋体" w:hAnsi="PMingLiU" w:hint="eastAsia"/>
          <w:sz w:val="24"/>
          <w:szCs w:val="24"/>
          <w:lang w:eastAsia="zh-CN"/>
        </w:rPr>
        <w:t>饱和度</w:t>
      </w:r>
      <w:r w:rsidRPr="009A2E58">
        <w:rPr>
          <w:rFonts w:ascii="宋体" w:eastAsia="宋体" w:hAnsi="宋体" w:hint="eastAsia"/>
          <w:sz w:val="24"/>
          <w:szCs w:val="24"/>
          <w:lang w:eastAsia="zh-CN"/>
        </w:rPr>
        <w:t>与咳嗽音智能识别模型，目前尚未有公开的数据库同时监测以上几种</w:t>
      </w:r>
      <w:r w:rsidRPr="001873EA">
        <w:rPr>
          <w:rFonts w:ascii="PMingLiU" w:eastAsia="宋体" w:hAnsi="PMingLiU" w:hint="eastAsia"/>
          <w:sz w:val="24"/>
          <w:szCs w:val="24"/>
          <w:lang w:eastAsia="zh-CN"/>
        </w:rPr>
        <w:t>生理监测数据</w:t>
      </w:r>
      <w:r w:rsidRPr="009A2E58">
        <w:rPr>
          <w:rFonts w:ascii="宋体" w:eastAsia="宋体" w:hAnsi="宋体" w:hint="eastAsia"/>
          <w:sz w:val="24"/>
          <w:szCs w:val="24"/>
          <w:lang w:eastAsia="zh-CN"/>
        </w:rPr>
        <w:t>，未来基于以</w:t>
      </w:r>
      <w:r w:rsidRPr="001873EA">
        <w:rPr>
          <w:rFonts w:ascii="PMingLiU" w:eastAsia="宋体" w:hAnsi="PMingLiU" w:hint="eastAsia"/>
          <w:sz w:val="24"/>
          <w:szCs w:val="24"/>
          <w:lang w:eastAsia="zh-CN"/>
        </w:rPr>
        <w:t>数据</w:t>
      </w:r>
      <w:r w:rsidRPr="009A2E58">
        <w:rPr>
          <w:rFonts w:ascii="宋体" w:eastAsia="宋体" w:hAnsi="宋体" w:hint="eastAsia"/>
          <w:sz w:val="24"/>
          <w:szCs w:val="24"/>
          <w:lang w:eastAsia="zh-CN"/>
        </w:rPr>
        <w:t>可以探索建立涵盖更多特征的呼吸道疾病早筛模型</w:t>
      </w:r>
      <w:r w:rsidRPr="001873EA">
        <w:rPr>
          <w:rFonts w:ascii="PMingLiU" w:eastAsia="宋体" w:hAnsi="PMingLiU" w:hint="eastAsia"/>
          <w:sz w:val="24"/>
          <w:szCs w:val="24"/>
          <w:lang w:eastAsia="zh-CN"/>
        </w:rPr>
        <w:t>，甚至</w:t>
      </w:r>
      <w:r w:rsidRPr="009A2E58">
        <w:rPr>
          <w:rFonts w:ascii="宋体" w:eastAsia="宋体" w:hAnsi="宋体" w:hint="eastAsia"/>
          <w:sz w:val="24"/>
          <w:szCs w:val="24"/>
          <w:lang w:eastAsia="zh-CN"/>
        </w:rPr>
        <w:t>进一步探索基于以上特征</w:t>
      </w:r>
      <w:r w:rsidRPr="001873EA">
        <w:rPr>
          <w:rFonts w:ascii="PMingLiU" w:eastAsia="宋体" w:hAnsi="PMingLiU" w:hint="eastAsia"/>
          <w:sz w:val="24"/>
          <w:szCs w:val="24"/>
          <w:lang w:eastAsia="zh-CN"/>
        </w:rPr>
        <w:t>融合</w:t>
      </w:r>
      <w:r w:rsidRPr="009A2E58">
        <w:rPr>
          <w:rFonts w:ascii="宋体" w:eastAsia="宋体" w:hAnsi="宋体" w:hint="eastAsia"/>
          <w:sz w:val="24"/>
          <w:szCs w:val="24"/>
          <w:lang w:eastAsia="zh-CN"/>
        </w:rPr>
        <w:t>来判别不同</w:t>
      </w:r>
      <w:r w:rsidRPr="001873EA">
        <w:rPr>
          <w:rFonts w:ascii="PMingLiU" w:eastAsia="宋体" w:hAnsi="PMingLiU" w:hint="eastAsia"/>
          <w:sz w:val="24"/>
          <w:szCs w:val="24"/>
          <w:lang w:eastAsia="zh-CN"/>
        </w:rPr>
        <w:t>种类的</w:t>
      </w:r>
      <w:r w:rsidRPr="009A2E58">
        <w:rPr>
          <w:rFonts w:ascii="宋体" w:eastAsia="宋体" w:hAnsi="宋体" w:hint="eastAsia"/>
          <w:sz w:val="24"/>
          <w:szCs w:val="24"/>
          <w:lang w:eastAsia="zh-CN"/>
        </w:rPr>
        <w:t>呼吸道疾病，帮助用户及时寻求医疗介入</w:t>
      </w:r>
      <w:r w:rsidRPr="001873EA">
        <w:rPr>
          <w:rFonts w:ascii="PMingLiU" w:eastAsia="宋体" w:hAnsi="PMingLiU" w:hint="eastAsia"/>
          <w:sz w:val="24"/>
          <w:szCs w:val="24"/>
          <w:lang w:eastAsia="zh-CN"/>
        </w:rPr>
        <w:t>。</w:t>
      </w:r>
      <w:r w:rsidRPr="009A2E58">
        <w:rPr>
          <w:rFonts w:ascii="宋体" w:eastAsia="宋体" w:hAnsi="宋体" w:hint="eastAsia"/>
          <w:sz w:val="24"/>
          <w:szCs w:val="24"/>
          <w:lang w:eastAsia="zh-CN"/>
        </w:rPr>
        <w:t>长期的监测数据也可以辅助医疗专业人员评估诊断。未来目标之一是进一步整合开发出</w:t>
      </w:r>
      <w:r w:rsidRPr="001873EA">
        <w:rPr>
          <w:rFonts w:ascii="宋体" w:eastAsia="宋体" w:hAnsi="宋体" w:hint="eastAsia"/>
          <w:sz w:val="24"/>
          <w:szCs w:val="24"/>
          <w:lang w:eastAsia="zh-CN"/>
        </w:rPr>
        <w:t>更高</w:t>
      </w:r>
      <w:r w:rsidRPr="009A2E58">
        <w:rPr>
          <w:rFonts w:ascii="宋体" w:eastAsia="宋体" w:hAnsi="宋体" w:hint="eastAsia"/>
          <w:sz w:val="24"/>
          <w:szCs w:val="24"/>
          <w:lang w:eastAsia="zh-CN"/>
        </w:rPr>
        <w:t>的诊断准确性、临床可解释性、易</w:t>
      </w:r>
      <w:r w:rsidRPr="001873EA">
        <w:rPr>
          <w:rFonts w:ascii="PMingLiU" w:eastAsia="宋体" w:hAnsi="PMingLiU" w:hint="eastAsia"/>
          <w:sz w:val="24"/>
          <w:szCs w:val="24"/>
          <w:lang w:eastAsia="zh-CN"/>
        </w:rPr>
        <w:t>用性</w:t>
      </w:r>
      <w:r w:rsidRPr="009A2E58">
        <w:rPr>
          <w:rFonts w:ascii="宋体" w:eastAsia="宋体" w:hAnsi="宋体" w:hint="eastAsia"/>
          <w:sz w:val="24"/>
          <w:szCs w:val="24"/>
          <w:lang w:eastAsia="zh-CN"/>
        </w:rPr>
        <w:t>的</w:t>
      </w:r>
      <w:r w:rsidRPr="001873EA">
        <w:rPr>
          <w:rFonts w:ascii="PMingLiU" w:eastAsia="宋体" w:hAnsi="PMingLiU" w:hint="eastAsia"/>
          <w:sz w:val="24"/>
          <w:szCs w:val="24"/>
          <w:lang w:eastAsia="zh-CN"/>
        </w:rPr>
        <w:t>系统</w:t>
      </w:r>
      <w:r w:rsidRPr="009A2E58">
        <w:rPr>
          <w:rFonts w:ascii="宋体" w:eastAsia="宋体" w:hAnsi="宋体" w:hint="eastAsia"/>
          <w:sz w:val="24"/>
          <w:szCs w:val="24"/>
          <w:lang w:eastAsia="zh-CN"/>
        </w:rPr>
        <w:t>。</w:t>
      </w:r>
    </w:p>
    <w:p w14:paraId="17900B7B" w14:textId="207E02B5" w:rsidR="009A2E58" w:rsidRPr="009A2E58" w:rsidRDefault="001873EA" w:rsidP="001873EA">
      <w:pPr>
        <w:adjustRightInd w:val="0"/>
        <w:spacing w:beforeLines="180" w:before="432" w:line="317" w:lineRule="auto"/>
        <w:ind w:leftChars="27" w:left="59" w:firstLineChars="85" w:firstLine="204"/>
        <w:jc w:val="both"/>
        <w:rPr>
          <w:rFonts w:ascii="宋体" w:eastAsia="宋体" w:hAnsi="宋体"/>
          <w:sz w:val="24"/>
          <w:szCs w:val="24"/>
          <w:lang w:eastAsia="zh-CN"/>
        </w:rPr>
      </w:pPr>
      <w:r w:rsidRPr="001873EA">
        <w:rPr>
          <w:rFonts w:ascii="PMingLiU" w:eastAsia="宋体" w:hAnsi="PMingLiU" w:hint="eastAsia"/>
          <w:sz w:val="24"/>
          <w:szCs w:val="24"/>
          <w:lang w:eastAsia="zh-CN"/>
        </w:rPr>
        <w:t>未</w:t>
      </w:r>
      <w:r w:rsidRPr="009A2E58">
        <w:rPr>
          <w:rFonts w:ascii="宋体" w:eastAsia="宋体" w:hAnsi="宋体" w:hint="eastAsia"/>
          <w:sz w:val="24"/>
          <w:szCs w:val="24"/>
          <w:lang w:eastAsia="zh-CN"/>
        </w:rPr>
        <w:t>来研究的其他想法包括与小区与乡镇卫生院合作，建立基于中国人群的咳嗽音、呼吸音数据库，一方面增加数据量以优化模型，同时可以在纳入中国人群后进行进一步模型泛化。</w:t>
      </w:r>
    </w:p>
    <w:p w14:paraId="0BF517DC" w14:textId="77777777" w:rsidR="004B7F55" w:rsidRDefault="004B7F55">
      <w:pPr>
        <w:spacing w:line="200" w:lineRule="exact"/>
        <w:rPr>
          <w:sz w:val="20"/>
          <w:szCs w:val="20"/>
          <w:lang w:eastAsia="zh-TW"/>
        </w:rPr>
      </w:pPr>
    </w:p>
    <w:p w14:paraId="54A116E2" w14:textId="77777777" w:rsidR="004B7F55" w:rsidRDefault="004B7F55">
      <w:pPr>
        <w:spacing w:before="9" w:line="260" w:lineRule="exact"/>
        <w:rPr>
          <w:sz w:val="26"/>
          <w:szCs w:val="26"/>
          <w:lang w:eastAsia="zh-TW"/>
        </w:rPr>
      </w:pPr>
    </w:p>
    <w:p w14:paraId="42F7AC46" w14:textId="77777777" w:rsidR="004B7F55" w:rsidRDefault="00000000">
      <w:pPr>
        <w:spacing w:line="460" w:lineRule="exact"/>
        <w:ind w:right="58"/>
        <w:jc w:val="center"/>
        <w:rPr>
          <w:rFonts w:ascii="宋体" w:eastAsia="宋体" w:hAnsi="宋体" w:cs="宋体"/>
          <w:sz w:val="36"/>
          <w:szCs w:val="36"/>
          <w:lang w:eastAsia="zh-CN"/>
        </w:rPr>
      </w:pPr>
      <w:r>
        <w:rPr>
          <w:rFonts w:ascii="宋体" w:eastAsia="宋体" w:hAnsi="宋体" w:cs="宋体"/>
          <w:spacing w:val="1"/>
          <w:sz w:val="36"/>
          <w:szCs w:val="36"/>
          <w:lang w:eastAsia="zh-CN"/>
        </w:rPr>
        <w:t>参考文献</w:t>
      </w:r>
    </w:p>
    <w:p w14:paraId="3298E0E8" w14:textId="77777777" w:rsidR="004B7F55" w:rsidRDefault="004B7F55">
      <w:pPr>
        <w:spacing w:before="4" w:line="150" w:lineRule="exact"/>
        <w:rPr>
          <w:sz w:val="15"/>
          <w:szCs w:val="15"/>
          <w:lang w:eastAsia="zh-CN"/>
        </w:rPr>
      </w:pPr>
    </w:p>
    <w:p w14:paraId="2DF8F834" w14:textId="77777777" w:rsidR="004B7F55" w:rsidRDefault="004B7F55">
      <w:pPr>
        <w:spacing w:line="200" w:lineRule="exact"/>
        <w:rPr>
          <w:sz w:val="20"/>
          <w:szCs w:val="20"/>
          <w:lang w:eastAsia="zh-CN"/>
        </w:rPr>
      </w:pPr>
    </w:p>
    <w:p w14:paraId="4356A727" w14:textId="77777777" w:rsidR="004B7F55" w:rsidRDefault="004B7F55">
      <w:pPr>
        <w:spacing w:line="200" w:lineRule="exact"/>
        <w:rPr>
          <w:sz w:val="20"/>
          <w:szCs w:val="20"/>
          <w:lang w:eastAsia="zh-CN"/>
        </w:rPr>
      </w:pPr>
    </w:p>
    <w:p w14:paraId="6E5748D9" w14:textId="1713E82B" w:rsidR="004B7F55" w:rsidRDefault="00000000">
      <w:pPr>
        <w:ind w:left="154"/>
        <w:rPr>
          <w:rFonts w:ascii="Times New Roman" w:eastAsia="Times New Roman" w:hAnsi="Times New Roman" w:cs="Times New Roman"/>
          <w:sz w:val="21"/>
          <w:szCs w:val="21"/>
          <w:lang w:eastAsia="zh-CN"/>
        </w:rPr>
      </w:pPr>
      <w:r>
        <w:rPr>
          <w:rFonts w:ascii="Times New Roman" w:eastAsia="Times New Roman" w:hAnsi="Times New Roman" w:cs="Times New Roman"/>
          <w:sz w:val="21"/>
          <w:szCs w:val="21"/>
          <w:lang w:eastAsia="zh-CN"/>
        </w:rPr>
        <w:t>[1]</w:t>
      </w:r>
      <w:r>
        <w:rPr>
          <w:rFonts w:ascii="Times New Roman" w:eastAsia="Times New Roman" w:hAnsi="Times New Roman" w:cs="Times New Roman"/>
          <w:spacing w:val="50"/>
          <w:sz w:val="21"/>
          <w:szCs w:val="21"/>
          <w:lang w:eastAsia="zh-CN"/>
        </w:rPr>
        <w:t xml:space="preserve"> </w:t>
      </w:r>
      <w:r w:rsidR="008D34B8" w:rsidRPr="008D34B8">
        <w:rPr>
          <w:rFonts w:ascii="宋体" w:eastAsia="宋体" w:hAnsi="宋体" w:cs="宋体"/>
          <w:sz w:val="21"/>
          <w:szCs w:val="21"/>
          <w:lang w:eastAsia="zh-CN"/>
        </w:rPr>
        <w:t>https://github.com/covid19-cough/dataset</w:t>
      </w:r>
    </w:p>
    <w:p w14:paraId="2592AA30" w14:textId="77777777" w:rsidR="004B7F55" w:rsidRDefault="004B7F55">
      <w:pPr>
        <w:spacing w:before="2" w:line="140" w:lineRule="exact"/>
        <w:rPr>
          <w:sz w:val="14"/>
          <w:szCs w:val="14"/>
          <w:lang w:eastAsia="zh-CN"/>
        </w:rPr>
      </w:pPr>
    </w:p>
    <w:p w14:paraId="0697C8EF" w14:textId="4A0C2AD7" w:rsidR="004B7F55" w:rsidRDefault="00000000">
      <w:pPr>
        <w:ind w:left="154"/>
        <w:rPr>
          <w:rFonts w:ascii="宋体" w:eastAsia="宋体" w:hAnsi="宋体" w:cs="宋体"/>
          <w:sz w:val="21"/>
          <w:szCs w:val="21"/>
          <w:lang w:eastAsia="zh-CN"/>
        </w:rPr>
      </w:pPr>
      <w:r>
        <w:rPr>
          <w:rFonts w:ascii="Times New Roman" w:eastAsia="Times New Roman" w:hAnsi="Times New Roman" w:cs="Times New Roman"/>
          <w:sz w:val="21"/>
          <w:szCs w:val="21"/>
          <w:lang w:eastAsia="zh-CN"/>
        </w:rPr>
        <w:t xml:space="preserve">[2]  </w:t>
      </w:r>
      <w:r w:rsidR="008D34B8" w:rsidRPr="008D34B8">
        <w:rPr>
          <w:rFonts w:ascii="宋体" w:eastAsia="宋体" w:hAnsi="宋体" w:cs="宋体"/>
          <w:sz w:val="21"/>
          <w:szCs w:val="21"/>
          <w:lang w:eastAsia="zh-CN"/>
        </w:rPr>
        <w:t>https://urbansounddataset.weebly.com/urbansound8k.html</w:t>
      </w:r>
      <w:r w:rsidR="008D34B8">
        <w:rPr>
          <w:rFonts w:ascii="宋体" w:eastAsia="宋体" w:hAnsi="宋体" w:cs="宋体"/>
          <w:sz w:val="21"/>
          <w:szCs w:val="21"/>
          <w:lang w:eastAsia="zh-CN"/>
        </w:rPr>
        <w:t xml:space="preserve"> </w:t>
      </w:r>
    </w:p>
    <w:p w14:paraId="55BE8A3A" w14:textId="77777777" w:rsidR="004B7F55" w:rsidRDefault="004B7F55">
      <w:pPr>
        <w:spacing w:before="7" w:line="220" w:lineRule="exact"/>
      </w:pPr>
    </w:p>
    <w:p w14:paraId="09C9AB44" w14:textId="6660DAEC" w:rsidR="004B7F55" w:rsidRDefault="00000000">
      <w:pPr>
        <w:spacing w:line="465" w:lineRule="auto"/>
        <w:ind w:left="469" w:right="208" w:hanging="316"/>
        <w:rPr>
          <w:rFonts w:ascii="Times New Roman" w:eastAsia="Times New Roman" w:hAnsi="Times New Roman" w:cs="Times New Roman"/>
          <w:sz w:val="21"/>
          <w:szCs w:val="21"/>
        </w:rPr>
      </w:pPr>
      <w:r>
        <w:rPr>
          <w:rFonts w:ascii="Times New Roman" w:eastAsia="Times New Roman" w:hAnsi="Times New Roman" w:cs="Times New Roman"/>
          <w:sz w:val="21"/>
          <w:szCs w:val="21"/>
        </w:rPr>
        <w:t>[3]</w:t>
      </w:r>
      <w:r>
        <w:rPr>
          <w:rFonts w:ascii="Times New Roman" w:eastAsia="Times New Roman" w:hAnsi="Times New Roman" w:cs="Times New Roman"/>
          <w:spacing w:val="31"/>
          <w:sz w:val="21"/>
          <w:szCs w:val="21"/>
        </w:rPr>
        <w:t xml:space="preserve"> </w:t>
      </w:r>
      <w:r w:rsidR="008D34B8" w:rsidRPr="008D34B8">
        <w:rPr>
          <w:rFonts w:ascii="Times New Roman" w:eastAsia="Times New Roman" w:hAnsi="Times New Roman" w:cs="Times New Roman"/>
          <w:spacing w:val="-1"/>
          <w:sz w:val="21"/>
          <w:szCs w:val="21"/>
        </w:rPr>
        <w:t xml:space="preserve">project achoo paper: </w:t>
      </w:r>
    </w:p>
    <w:p w14:paraId="18BBFB2A" w14:textId="1E932437" w:rsidR="004B7F55" w:rsidRDefault="00000000">
      <w:pPr>
        <w:spacing w:before="8" w:line="465" w:lineRule="auto"/>
        <w:ind w:left="573" w:hanging="420"/>
        <w:rPr>
          <w:rFonts w:ascii="Times New Roman" w:eastAsia="Times New Roman" w:hAnsi="Times New Roman" w:cs="Times New Roman"/>
          <w:sz w:val="21"/>
          <w:szCs w:val="21"/>
          <w:lang w:eastAsia="zh-CN"/>
        </w:rPr>
      </w:pPr>
      <w:r>
        <w:rPr>
          <w:rFonts w:ascii="Times New Roman" w:eastAsia="Times New Roman" w:hAnsi="Times New Roman" w:cs="Times New Roman"/>
          <w:sz w:val="21"/>
          <w:szCs w:val="21"/>
          <w:lang w:eastAsia="zh-CN"/>
        </w:rPr>
        <w:t>[4]</w:t>
      </w:r>
      <w:r>
        <w:rPr>
          <w:rFonts w:ascii="Times New Roman" w:eastAsia="Times New Roman" w:hAnsi="Times New Roman" w:cs="Times New Roman"/>
          <w:spacing w:val="22"/>
          <w:sz w:val="21"/>
          <w:szCs w:val="21"/>
          <w:lang w:eastAsia="zh-CN"/>
        </w:rPr>
        <w:t xml:space="preserve"> </w:t>
      </w:r>
      <w:r w:rsidR="008D34B8" w:rsidRPr="008D34B8">
        <w:rPr>
          <w:rFonts w:ascii="Times New Roman" w:eastAsia="Times New Roman" w:hAnsi="Times New Roman" w:cs="Times New Roman"/>
          <w:spacing w:val="22"/>
          <w:sz w:val="21"/>
          <w:szCs w:val="21"/>
          <w:lang w:eastAsia="zh-CN"/>
        </w:rPr>
        <w:t>XgBoost;</w:t>
      </w:r>
    </w:p>
    <w:p w14:paraId="7E9F3B38" w14:textId="0E9610E4" w:rsidR="004B7F55" w:rsidRDefault="00000000">
      <w:pPr>
        <w:spacing w:line="250" w:lineRule="exact"/>
        <w:ind w:left="153"/>
        <w:rPr>
          <w:rFonts w:ascii="Times New Roman" w:eastAsia="Times New Roman" w:hAnsi="Times New Roman" w:cs="Times New Roman"/>
          <w:sz w:val="21"/>
          <w:szCs w:val="21"/>
          <w:lang w:eastAsia="zh-CN"/>
        </w:rPr>
      </w:pPr>
      <w:r>
        <w:rPr>
          <w:rFonts w:ascii="Times New Roman" w:eastAsia="Times New Roman" w:hAnsi="Times New Roman" w:cs="Times New Roman"/>
          <w:sz w:val="21"/>
          <w:szCs w:val="21"/>
          <w:lang w:eastAsia="zh-CN"/>
        </w:rPr>
        <w:t>[5]</w:t>
      </w:r>
      <w:r>
        <w:rPr>
          <w:rFonts w:ascii="Times New Roman" w:eastAsia="Times New Roman" w:hAnsi="Times New Roman" w:cs="Times New Roman"/>
          <w:spacing w:val="50"/>
          <w:sz w:val="21"/>
          <w:szCs w:val="21"/>
          <w:lang w:eastAsia="zh-CN"/>
        </w:rPr>
        <w:t xml:space="preserve"> </w:t>
      </w:r>
      <w:r w:rsidR="008D34B8" w:rsidRPr="008D34B8">
        <w:rPr>
          <w:rFonts w:ascii="Times New Roman" w:eastAsia="Times New Roman" w:hAnsi="Times New Roman" w:cs="Times New Roman"/>
          <w:spacing w:val="50"/>
          <w:sz w:val="21"/>
          <w:szCs w:val="21"/>
          <w:lang w:eastAsia="zh-CN"/>
        </w:rPr>
        <w:t>LightGBM;</w:t>
      </w:r>
    </w:p>
    <w:p w14:paraId="3DAFBFB1" w14:textId="77777777" w:rsidR="004B7F55" w:rsidRDefault="004B7F55">
      <w:pPr>
        <w:spacing w:before="2" w:line="140" w:lineRule="exact"/>
        <w:rPr>
          <w:sz w:val="14"/>
          <w:szCs w:val="14"/>
          <w:lang w:eastAsia="zh-CN"/>
        </w:rPr>
      </w:pPr>
    </w:p>
    <w:p w14:paraId="1A59B5F4" w14:textId="46457B97" w:rsidR="004B7F55" w:rsidRDefault="00000000">
      <w:pPr>
        <w:ind w:left="153"/>
        <w:rPr>
          <w:rFonts w:ascii="Times New Roman" w:eastAsia="Times New Roman" w:hAnsi="Times New Roman" w:cs="Times New Roman"/>
          <w:sz w:val="21"/>
          <w:szCs w:val="21"/>
          <w:lang w:eastAsia="zh-CN"/>
        </w:rPr>
      </w:pPr>
      <w:r>
        <w:rPr>
          <w:rFonts w:ascii="Times New Roman" w:eastAsia="Times New Roman" w:hAnsi="Times New Roman" w:cs="Times New Roman"/>
          <w:sz w:val="21"/>
          <w:szCs w:val="21"/>
          <w:lang w:eastAsia="zh-CN"/>
        </w:rPr>
        <w:t xml:space="preserve">[6]  </w:t>
      </w:r>
      <w:r w:rsidR="00CD03D6" w:rsidRPr="00CD03D6">
        <w:rPr>
          <w:rFonts w:ascii="宋体" w:eastAsia="宋体" w:hAnsi="宋体" w:cs="宋体"/>
          <w:sz w:val="21"/>
          <w:szCs w:val="21"/>
          <w:lang w:eastAsia="zh-CN"/>
        </w:rPr>
        <w:t>CatBoost;</w:t>
      </w:r>
    </w:p>
    <w:p w14:paraId="7EA62482" w14:textId="77777777" w:rsidR="004B7F55" w:rsidRDefault="004B7F55">
      <w:pPr>
        <w:spacing w:before="7" w:line="220" w:lineRule="exact"/>
        <w:rPr>
          <w:lang w:eastAsia="zh-CN"/>
        </w:rPr>
      </w:pPr>
    </w:p>
    <w:p w14:paraId="46D38B62" w14:textId="0EEF351A" w:rsidR="004B7F55" w:rsidRDefault="00000000">
      <w:pPr>
        <w:spacing w:line="465" w:lineRule="auto"/>
        <w:ind w:left="574" w:right="210" w:hanging="420"/>
        <w:rPr>
          <w:rFonts w:ascii="Times New Roman" w:eastAsia="Times New Roman" w:hAnsi="Times New Roman" w:cs="Times New Roman"/>
          <w:sz w:val="21"/>
          <w:szCs w:val="21"/>
        </w:rPr>
      </w:pPr>
      <w:r>
        <w:rPr>
          <w:rFonts w:ascii="Times New Roman" w:eastAsia="Times New Roman" w:hAnsi="Times New Roman" w:cs="Times New Roman"/>
          <w:sz w:val="21"/>
          <w:szCs w:val="21"/>
        </w:rPr>
        <w:t>[7]</w:t>
      </w:r>
      <w:r>
        <w:rPr>
          <w:rFonts w:ascii="Times New Roman" w:eastAsia="Times New Roman" w:hAnsi="Times New Roman" w:cs="Times New Roman"/>
          <w:spacing w:val="4"/>
          <w:sz w:val="21"/>
          <w:szCs w:val="21"/>
        </w:rPr>
        <w:t xml:space="preserve"> </w:t>
      </w:r>
      <w:r w:rsidR="00CD03D6" w:rsidRPr="00CD03D6">
        <w:rPr>
          <w:rFonts w:ascii="宋体" w:eastAsia="宋体" w:hAnsi="宋体" w:cs="宋体" w:hint="eastAsia"/>
          <w:spacing w:val="4"/>
          <w:sz w:val="21"/>
          <w:szCs w:val="21"/>
        </w:rPr>
        <w:t>卷积神经网络：</w:t>
      </w:r>
    </w:p>
    <w:p w14:paraId="3C9707B1" w14:textId="10918115" w:rsidR="004B7F55" w:rsidRDefault="00000000">
      <w:pPr>
        <w:spacing w:before="8" w:line="465" w:lineRule="auto"/>
        <w:ind w:left="574" w:hanging="420"/>
        <w:rPr>
          <w:rFonts w:ascii="Times New Roman" w:eastAsia="Times New Roman" w:hAnsi="Times New Roman" w:cs="Times New Roman"/>
          <w:sz w:val="21"/>
          <w:szCs w:val="21"/>
        </w:rPr>
      </w:pPr>
      <w:r>
        <w:rPr>
          <w:rFonts w:ascii="Times New Roman" w:eastAsia="Times New Roman" w:hAnsi="Times New Roman" w:cs="Times New Roman"/>
          <w:sz w:val="21"/>
          <w:szCs w:val="21"/>
        </w:rPr>
        <w:t>[8]</w:t>
      </w:r>
      <w:r>
        <w:rPr>
          <w:rFonts w:ascii="Times New Roman" w:eastAsia="Times New Roman" w:hAnsi="Times New Roman" w:cs="Times New Roman"/>
          <w:spacing w:val="17"/>
          <w:sz w:val="21"/>
          <w:szCs w:val="21"/>
        </w:rPr>
        <w:t xml:space="preserve"> </w:t>
      </w:r>
      <w:r w:rsidR="00CD03D6" w:rsidRPr="00CD03D6">
        <w:rPr>
          <w:rFonts w:ascii="Times New Roman" w:eastAsia="Times New Roman" w:hAnsi="Times New Roman" w:cs="Times New Roman"/>
          <w:sz w:val="21"/>
          <w:szCs w:val="21"/>
        </w:rPr>
        <w:t xml:space="preserve">AlexNet </w:t>
      </w:r>
    </w:p>
    <w:p w14:paraId="090EEA05" w14:textId="12084B1C" w:rsidR="004B7F55" w:rsidRDefault="00000000">
      <w:pPr>
        <w:spacing w:line="250" w:lineRule="exact"/>
        <w:ind w:left="154"/>
        <w:rPr>
          <w:rFonts w:ascii="Times New Roman" w:eastAsia="Times New Roman" w:hAnsi="Times New Roman" w:cs="Times New Roman"/>
          <w:sz w:val="21"/>
          <w:szCs w:val="21"/>
          <w:lang w:eastAsia="zh-CN"/>
        </w:rPr>
      </w:pPr>
      <w:r>
        <w:rPr>
          <w:rFonts w:ascii="Times New Roman" w:eastAsia="Times New Roman" w:hAnsi="Times New Roman" w:cs="Times New Roman"/>
          <w:sz w:val="21"/>
          <w:szCs w:val="21"/>
          <w:lang w:eastAsia="zh-CN"/>
        </w:rPr>
        <w:t>[9]</w:t>
      </w:r>
      <w:r>
        <w:rPr>
          <w:rFonts w:ascii="Times New Roman" w:eastAsia="Times New Roman" w:hAnsi="Times New Roman" w:cs="Times New Roman"/>
          <w:spacing w:val="50"/>
          <w:sz w:val="21"/>
          <w:szCs w:val="21"/>
          <w:lang w:eastAsia="zh-CN"/>
        </w:rPr>
        <w:t xml:space="preserve"> </w:t>
      </w:r>
      <w:r w:rsidR="00CD03D6" w:rsidRPr="00CD03D6">
        <w:rPr>
          <w:rFonts w:ascii="宋体" w:eastAsia="宋体" w:hAnsi="宋体" w:cs="宋体"/>
          <w:sz w:val="21"/>
          <w:szCs w:val="21"/>
          <w:lang w:eastAsia="zh-CN"/>
        </w:rPr>
        <w:t>MobileNet</w:t>
      </w:r>
    </w:p>
    <w:p w14:paraId="1C3477B1" w14:textId="77777777" w:rsidR="004B7F55" w:rsidRDefault="004B7F55">
      <w:pPr>
        <w:spacing w:before="2" w:line="140" w:lineRule="exact"/>
        <w:rPr>
          <w:sz w:val="14"/>
          <w:szCs w:val="14"/>
          <w:lang w:eastAsia="zh-CN"/>
        </w:rPr>
      </w:pPr>
    </w:p>
    <w:p w14:paraId="23E08BC8" w14:textId="6A839B43" w:rsidR="004B7F55" w:rsidRDefault="00000000">
      <w:pPr>
        <w:spacing w:line="344" w:lineRule="auto"/>
        <w:ind w:left="573" w:right="212" w:hanging="420"/>
        <w:rPr>
          <w:rFonts w:ascii="Times New Roman" w:eastAsia="Times New Roman" w:hAnsi="Times New Roman" w:cs="Times New Roman"/>
          <w:sz w:val="21"/>
          <w:szCs w:val="21"/>
          <w:lang w:eastAsia="zh-CN"/>
        </w:rPr>
      </w:pP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1</w:t>
      </w:r>
      <w:r>
        <w:rPr>
          <w:rFonts w:ascii="Times New Roman" w:eastAsia="Times New Roman" w:hAnsi="Times New Roman" w:cs="Times New Roman"/>
          <w:sz w:val="21"/>
          <w:szCs w:val="21"/>
          <w:lang w:eastAsia="zh-CN"/>
        </w:rPr>
        <w:t>0]</w:t>
      </w:r>
      <w:r>
        <w:rPr>
          <w:rFonts w:ascii="Times New Roman" w:eastAsia="Times New Roman" w:hAnsi="Times New Roman" w:cs="Times New Roman"/>
          <w:spacing w:val="50"/>
          <w:sz w:val="21"/>
          <w:szCs w:val="21"/>
          <w:lang w:eastAsia="zh-CN"/>
        </w:rPr>
        <w:t xml:space="preserve"> </w:t>
      </w:r>
      <w:r w:rsidR="00CD03D6" w:rsidRPr="00CD03D6">
        <w:rPr>
          <w:rFonts w:ascii="宋体" w:eastAsia="宋体" w:hAnsi="宋体" w:cs="宋体"/>
          <w:sz w:val="21"/>
          <w:szCs w:val="21"/>
          <w:lang w:eastAsia="zh-CN"/>
        </w:rPr>
        <w:t>EfficientNet</w:t>
      </w:r>
    </w:p>
    <w:p w14:paraId="785F4042" w14:textId="455CB516" w:rsidR="004B7F55" w:rsidRDefault="00000000">
      <w:pPr>
        <w:spacing w:before="43" w:line="338" w:lineRule="auto"/>
        <w:ind w:left="574" w:right="213" w:hanging="421"/>
        <w:rPr>
          <w:rFonts w:ascii="Times New Roman" w:eastAsia="Times New Roman" w:hAnsi="Times New Roman" w:cs="Times New Roman"/>
          <w:sz w:val="21"/>
          <w:szCs w:val="21"/>
          <w:lang w:eastAsia="zh-CN"/>
        </w:rPr>
      </w:pPr>
      <w:r>
        <w:rPr>
          <w:rFonts w:ascii="Times New Roman" w:eastAsia="Times New Roman" w:hAnsi="Times New Roman" w:cs="Times New Roman"/>
          <w:spacing w:val="-1"/>
          <w:sz w:val="21"/>
          <w:szCs w:val="21"/>
          <w:lang w:eastAsia="zh-CN"/>
        </w:rPr>
        <w:t>[</w:t>
      </w:r>
      <w:r>
        <w:rPr>
          <w:rFonts w:ascii="Times New Roman" w:eastAsia="Times New Roman" w:hAnsi="Times New Roman" w:cs="Times New Roman"/>
          <w:spacing w:val="-7"/>
          <w:sz w:val="21"/>
          <w:szCs w:val="21"/>
          <w:lang w:eastAsia="zh-CN"/>
        </w:rPr>
        <w:t>1</w:t>
      </w:r>
      <w:r>
        <w:rPr>
          <w:rFonts w:ascii="Times New Roman" w:eastAsia="Times New Roman" w:hAnsi="Times New Roman" w:cs="Times New Roman"/>
          <w:spacing w:val="-1"/>
          <w:sz w:val="21"/>
          <w:szCs w:val="21"/>
          <w:lang w:eastAsia="zh-CN"/>
        </w:rPr>
        <w:t>1</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1"/>
          <w:sz w:val="21"/>
          <w:szCs w:val="21"/>
          <w:lang w:eastAsia="zh-CN"/>
        </w:rPr>
        <w:t xml:space="preserve"> </w:t>
      </w:r>
      <w:r w:rsidR="00CD03D6" w:rsidRPr="00CD03D6">
        <w:rPr>
          <w:rFonts w:ascii="Times New Roman" w:eastAsia="Times New Roman" w:hAnsi="Times New Roman" w:cs="Times New Roman"/>
          <w:spacing w:val="1"/>
          <w:sz w:val="21"/>
          <w:szCs w:val="21"/>
          <w:lang w:eastAsia="zh-CN"/>
        </w:rPr>
        <w:t xml:space="preserve">ResNet </w:t>
      </w:r>
    </w:p>
    <w:p w14:paraId="7931248D" w14:textId="77777777" w:rsidR="004B7F55" w:rsidRDefault="004B7F55">
      <w:pPr>
        <w:spacing w:before="1" w:line="130" w:lineRule="exact"/>
        <w:rPr>
          <w:sz w:val="13"/>
          <w:szCs w:val="13"/>
          <w:lang w:eastAsia="zh-CN"/>
        </w:rPr>
      </w:pPr>
    </w:p>
    <w:p w14:paraId="6D5429BC" w14:textId="54391477" w:rsidR="004B7F55" w:rsidRDefault="00000000">
      <w:pPr>
        <w:spacing w:line="465" w:lineRule="auto"/>
        <w:ind w:left="574" w:right="211" w:hanging="420"/>
        <w:rPr>
          <w:rFonts w:ascii="Times New Roman" w:eastAsia="Times New Roman" w:hAnsi="Times New Roman" w:cs="Times New Roman"/>
          <w:sz w:val="21"/>
          <w:szCs w:val="21"/>
        </w:rPr>
      </w:pPr>
      <w:r>
        <w:rPr>
          <w:rFonts w:ascii="Times New Roman" w:eastAsia="Times New Roman" w:hAnsi="Times New Roman" w:cs="Times New Roman"/>
          <w:sz w:val="21"/>
          <w:szCs w:val="21"/>
        </w:rPr>
        <w:t>[12]</w:t>
      </w:r>
      <w:r>
        <w:rPr>
          <w:rFonts w:ascii="Times New Roman" w:eastAsia="Times New Roman" w:hAnsi="Times New Roman" w:cs="Times New Roman"/>
          <w:spacing w:val="5"/>
          <w:sz w:val="21"/>
          <w:szCs w:val="21"/>
        </w:rPr>
        <w:t xml:space="preserve"> </w:t>
      </w:r>
      <w:r w:rsidR="00CD03D6" w:rsidRPr="00CD03D6">
        <w:rPr>
          <w:rFonts w:ascii="Times New Roman" w:eastAsia="Times New Roman" w:hAnsi="Times New Roman" w:cs="Times New Roman"/>
          <w:sz w:val="21"/>
          <w:szCs w:val="21"/>
        </w:rPr>
        <w:t xml:space="preserve">ResNeXt </w:t>
      </w:r>
    </w:p>
    <w:p w14:paraId="50D1FC85" w14:textId="0BBEE16B" w:rsidR="004B7F55" w:rsidRPr="003D52BF" w:rsidRDefault="00000000">
      <w:pPr>
        <w:spacing w:before="8" w:line="465" w:lineRule="auto"/>
        <w:ind w:left="574" w:hanging="420"/>
        <w:rPr>
          <w:rFonts w:ascii="Times New Roman" w:eastAsia="Times New Roman" w:hAnsi="Times New Roman" w:cs="Times New Roman"/>
          <w:sz w:val="21"/>
          <w:szCs w:val="21"/>
        </w:rPr>
      </w:pPr>
      <w:r w:rsidRPr="003D52BF">
        <w:rPr>
          <w:rFonts w:ascii="Times New Roman" w:eastAsia="Times New Roman" w:hAnsi="Times New Roman" w:cs="Times New Roman"/>
          <w:sz w:val="21"/>
          <w:szCs w:val="21"/>
        </w:rPr>
        <w:t>[</w:t>
      </w:r>
      <w:r w:rsidRPr="003D52BF">
        <w:rPr>
          <w:rFonts w:ascii="Times New Roman" w:eastAsia="Times New Roman" w:hAnsi="Times New Roman" w:cs="Times New Roman"/>
          <w:spacing w:val="-1"/>
          <w:sz w:val="21"/>
          <w:szCs w:val="21"/>
        </w:rPr>
        <w:t>1</w:t>
      </w:r>
      <w:r w:rsidRPr="003D52BF">
        <w:rPr>
          <w:rFonts w:ascii="Times New Roman" w:eastAsia="Times New Roman" w:hAnsi="Times New Roman" w:cs="Times New Roman"/>
          <w:sz w:val="21"/>
          <w:szCs w:val="21"/>
        </w:rPr>
        <w:t xml:space="preserve">3] </w:t>
      </w:r>
      <w:r w:rsidR="00CD03D6" w:rsidRPr="003D52BF">
        <w:rPr>
          <w:rFonts w:ascii="Times New Roman" w:eastAsia="Times New Roman" w:hAnsi="Times New Roman" w:cs="Times New Roman"/>
          <w:sz w:val="21"/>
          <w:szCs w:val="21"/>
        </w:rPr>
        <w:t>Frank Wilcoxon. 1945. Individual comparisons by ranking methods. Biometrics bulletin, 1(6):80–83.</w:t>
      </w:r>
    </w:p>
    <w:p w14:paraId="532ED8DC" w14:textId="278BC5F9" w:rsidR="004B7F55" w:rsidRPr="003D52BF" w:rsidRDefault="00000000" w:rsidP="00C36E71">
      <w:pPr>
        <w:spacing w:line="250" w:lineRule="exact"/>
        <w:ind w:left="154"/>
        <w:rPr>
          <w:rFonts w:ascii="Times New Roman" w:eastAsia="Times New Roman" w:hAnsi="Times New Roman" w:cs="Times New Roman"/>
          <w:sz w:val="21"/>
          <w:szCs w:val="21"/>
          <w:lang w:eastAsia="zh-CN"/>
        </w:rPr>
      </w:pPr>
      <w:r w:rsidRPr="003D52BF">
        <w:rPr>
          <w:rFonts w:ascii="Times New Roman" w:eastAsia="Times New Roman" w:hAnsi="Times New Roman" w:cs="Times New Roman"/>
          <w:sz w:val="21"/>
          <w:szCs w:val="21"/>
          <w:lang w:eastAsia="zh-CN"/>
        </w:rPr>
        <w:t>[</w:t>
      </w:r>
      <w:r w:rsidR="00C36E71" w:rsidRPr="003D52BF">
        <w:rPr>
          <w:rFonts w:ascii="Times New Roman" w:eastAsia="Times New Roman" w:hAnsi="Times New Roman" w:cs="Times New Roman"/>
          <w:spacing w:val="-1"/>
          <w:sz w:val="21"/>
          <w:szCs w:val="21"/>
          <w:lang w:eastAsia="zh-CN"/>
        </w:rPr>
        <w:t>a</w:t>
      </w:r>
      <w:r w:rsidRPr="003D52BF">
        <w:rPr>
          <w:rFonts w:ascii="Times New Roman" w:eastAsia="Times New Roman" w:hAnsi="Times New Roman" w:cs="Times New Roman"/>
          <w:sz w:val="21"/>
          <w:szCs w:val="21"/>
          <w:lang w:eastAsia="zh-CN"/>
        </w:rPr>
        <w:t xml:space="preserve">]  </w:t>
      </w:r>
      <w:r w:rsidR="00C36E71" w:rsidRPr="003D52BF">
        <w:rPr>
          <w:rFonts w:ascii="Times New Roman" w:eastAsia="Times New Roman" w:hAnsi="Times New Roman" w:cs="Times New Roman"/>
          <w:sz w:val="21"/>
          <w:szCs w:val="21"/>
          <w:lang w:eastAsia="zh-CN"/>
        </w:rPr>
        <w:t>GBD Chronic Respiratory Disease Collaborators. Prevalence and attributable health burden of chronic respiratory diseases, 1990-2017: a systematic analysis for the Global Burden of Disease Study 2017. Lancet Respir Med. 2020 Jun;8(6):585-596. doi: 10.1016/S2213-2600(20)30105-3. PMID: 32526187; PMCID: PMC7284317.</w:t>
      </w:r>
    </w:p>
    <w:p w14:paraId="383697A2" w14:textId="77777777" w:rsidR="00C36E71" w:rsidRPr="003D52BF" w:rsidRDefault="00C36E71" w:rsidP="00C36E71">
      <w:pPr>
        <w:spacing w:line="250" w:lineRule="exact"/>
        <w:ind w:left="154"/>
        <w:rPr>
          <w:rFonts w:ascii="Times New Roman" w:hAnsi="Times New Roman" w:cs="Times New Roman"/>
          <w:sz w:val="14"/>
          <w:szCs w:val="14"/>
          <w:lang w:eastAsia="zh-CN"/>
        </w:rPr>
      </w:pPr>
    </w:p>
    <w:p w14:paraId="47424437" w14:textId="72C9ED0E" w:rsidR="004B7F55" w:rsidRPr="003D52BF" w:rsidRDefault="00000000">
      <w:pPr>
        <w:ind w:left="154"/>
        <w:rPr>
          <w:rFonts w:ascii="Times New Roman" w:eastAsia="Times New Roman" w:hAnsi="Times New Roman" w:cs="Times New Roman"/>
          <w:sz w:val="21"/>
          <w:szCs w:val="21"/>
          <w:lang w:eastAsia="zh-CN"/>
        </w:rPr>
      </w:pPr>
      <w:r w:rsidRPr="003D52BF">
        <w:rPr>
          <w:rFonts w:ascii="Times New Roman" w:eastAsia="Times New Roman" w:hAnsi="Times New Roman" w:cs="Times New Roman"/>
          <w:sz w:val="21"/>
          <w:szCs w:val="21"/>
          <w:lang w:eastAsia="zh-CN"/>
        </w:rPr>
        <w:t>[</w:t>
      </w:r>
      <w:r w:rsidR="00C36E71" w:rsidRPr="003D52BF">
        <w:rPr>
          <w:rFonts w:ascii="Times New Roman" w:eastAsia="Times New Roman" w:hAnsi="Times New Roman" w:cs="Times New Roman"/>
          <w:spacing w:val="-1"/>
          <w:sz w:val="21"/>
          <w:szCs w:val="21"/>
          <w:lang w:eastAsia="zh-CN"/>
        </w:rPr>
        <w:t>b</w:t>
      </w:r>
      <w:r w:rsidRPr="003D52BF">
        <w:rPr>
          <w:rFonts w:ascii="Times New Roman" w:eastAsia="Times New Roman" w:hAnsi="Times New Roman" w:cs="Times New Roman"/>
          <w:sz w:val="21"/>
          <w:szCs w:val="21"/>
          <w:lang w:eastAsia="zh-CN"/>
        </w:rPr>
        <w:t xml:space="preserve">]  </w:t>
      </w:r>
      <w:r w:rsidR="00C36E71" w:rsidRPr="003D52BF">
        <w:rPr>
          <w:rFonts w:ascii="Times New Roman" w:eastAsia="宋体" w:hAnsi="Times New Roman" w:cs="Times New Roman"/>
          <w:sz w:val="21"/>
          <w:szCs w:val="21"/>
          <w:lang w:eastAsia="zh-CN"/>
        </w:rPr>
        <w:t>Eysenbach G. Consumer health informatics. BMJ (Clinical Research ed.). 2000 Jun;320(7251):1713-1716. DOI: 10.1136/bmj.320.7251.1713. PMID: 10864552; PMCID: PMC1127483.</w:t>
      </w:r>
    </w:p>
    <w:p w14:paraId="543FD915" w14:textId="77777777" w:rsidR="004B7F55" w:rsidRPr="003D52BF" w:rsidRDefault="004B7F55">
      <w:pPr>
        <w:spacing w:before="2" w:line="140" w:lineRule="exact"/>
        <w:rPr>
          <w:rFonts w:ascii="Times New Roman" w:hAnsi="Times New Roman" w:cs="Times New Roman"/>
          <w:sz w:val="14"/>
          <w:szCs w:val="14"/>
          <w:lang w:eastAsia="zh-CN"/>
        </w:rPr>
      </w:pPr>
    </w:p>
    <w:p w14:paraId="3077D212" w14:textId="35C5DAC5" w:rsidR="004B7F55" w:rsidRPr="003D52BF" w:rsidRDefault="00000000">
      <w:pPr>
        <w:ind w:left="154"/>
        <w:rPr>
          <w:rFonts w:ascii="Times New Roman" w:eastAsia="宋体" w:hAnsi="Times New Roman" w:cs="Times New Roman"/>
          <w:sz w:val="21"/>
          <w:szCs w:val="21"/>
          <w:lang w:eastAsia="zh-CN"/>
        </w:rPr>
      </w:pPr>
      <w:r w:rsidRPr="003D52BF">
        <w:rPr>
          <w:rFonts w:ascii="Times New Roman" w:eastAsia="Times New Roman" w:hAnsi="Times New Roman" w:cs="Times New Roman"/>
          <w:sz w:val="21"/>
          <w:szCs w:val="21"/>
          <w:lang w:eastAsia="zh-CN"/>
        </w:rPr>
        <w:t>[</w:t>
      </w:r>
      <w:r w:rsidR="00C36E71" w:rsidRPr="003D52BF">
        <w:rPr>
          <w:rFonts w:ascii="Times New Roman" w:eastAsia="Times New Roman" w:hAnsi="Times New Roman" w:cs="Times New Roman"/>
          <w:spacing w:val="-1"/>
          <w:sz w:val="21"/>
          <w:szCs w:val="21"/>
          <w:lang w:eastAsia="zh-CN"/>
        </w:rPr>
        <w:t>c</w:t>
      </w:r>
      <w:r w:rsidRPr="003D52BF">
        <w:rPr>
          <w:rFonts w:ascii="Times New Roman" w:eastAsia="Times New Roman" w:hAnsi="Times New Roman" w:cs="Times New Roman"/>
          <w:sz w:val="21"/>
          <w:szCs w:val="21"/>
          <w:lang w:eastAsia="zh-CN"/>
        </w:rPr>
        <w:t xml:space="preserve">]  </w:t>
      </w:r>
      <w:r w:rsidR="00C36E71" w:rsidRPr="003D52BF">
        <w:rPr>
          <w:rFonts w:ascii="Times New Roman" w:eastAsia="宋体" w:hAnsi="Times New Roman" w:cs="Times New Roman"/>
          <w:sz w:val="21"/>
          <w:szCs w:val="21"/>
          <w:lang w:eastAsia="zh-CN"/>
        </w:rPr>
        <w:t>Hans Christian Riis, Morten H. Jensen, Simon Lebech Cichosz &amp; Ole K. Hejlesen (2016) Prediction of exacerbation onset in chronic obstructive pulmonary disease patients, Journal of Medical Engineering &amp; Technology, 40:1, 1-7, DOI: 10.3109/03091902.2015.1105317</w:t>
      </w:r>
    </w:p>
    <w:p w14:paraId="02667D7B" w14:textId="77777777" w:rsidR="00F43350" w:rsidRPr="003D52BF" w:rsidRDefault="00F43350">
      <w:pPr>
        <w:ind w:left="154"/>
        <w:rPr>
          <w:rFonts w:ascii="Times New Roman" w:eastAsia="Times New Roman" w:hAnsi="Times New Roman" w:cs="Times New Roman"/>
          <w:sz w:val="21"/>
          <w:szCs w:val="21"/>
          <w:lang w:eastAsia="zh-CN"/>
        </w:rPr>
      </w:pPr>
    </w:p>
    <w:p w14:paraId="227F6CE3" w14:textId="1871FF4C" w:rsidR="00F43350" w:rsidRPr="003D52BF" w:rsidRDefault="00000000" w:rsidP="00C36E71">
      <w:pPr>
        <w:ind w:left="574" w:right="209" w:hanging="420"/>
        <w:jc w:val="both"/>
        <w:rPr>
          <w:rFonts w:ascii="Times New Roman" w:eastAsia="Times New Roman" w:hAnsi="Times New Roman" w:cs="Times New Roman"/>
          <w:spacing w:val="-2"/>
          <w:sz w:val="21"/>
          <w:szCs w:val="21"/>
        </w:rPr>
      </w:pPr>
      <w:r w:rsidRPr="003D52BF">
        <w:rPr>
          <w:rFonts w:ascii="Times New Roman" w:eastAsia="Times New Roman" w:hAnsi="Times New Roman" w:cs="Times New Roman"/>
          <w:sz w:val="21"/>
          <w:szCs w:val="21"/>
        </w:rPr>
        <w:t>[</w:t>
      </w:r>
      <w:r w:rsidR="00C36E71" w:rsidRPr="003D52BF">
        <w:rPr>
          <w:rFonts w:ascii="Times New Roman" w:eastAsia="Times New Roman" w:hAnsi="Times New Roman" w:cs="Times New Roman"/>
          <w:sz w:val="21"/>
          <w:szCs w:val="21"/>
        </w:rPr>
        <w:t>d</w:t>
      </w:r>
      <w:r w:rsidRPr="003D52BF">
        <w:rPr>
          <w:rFonts w:ascii="Times New Roman" w:eastAsia="Times New Roman" w:hAnsi="Times New Roman" w:cs="Times New Roman"/>
          <w:sz w:val="21"/>
          <w:szCs w:val="21"/>
        </w:rPr>
        <w:t>]</w:t>
      </w:r>
      <w:r w:rsidRPr="003D52BF">
        <w:rPr>
          <w:rFonts w:ascii="Times New Roman" w:eastAsia="Times New Roman" w:hAnsi="Times New Roman" w:cs="Times New Roman"/>
          <w:spacing w:val="23"/>
          <w:sz w:val="21"/>
          <w:szCs w:val="21"/>
        </w:rPr>
        <w:t xml:space="preserve"> </w:t>
      </w:r>
      <w:r w:rsidR="00F43350" w:rsidRPr="003D52BF">
        <w:rPr>
          <w:rFonts w:ascii="Times New Roman" w:eastAsia="Times New Roman" w:hAnsi="Times New Roman" w:cs="Times New Roman"/>
          <w:spacing w:val="-2"/>
          <w:sz w:val="21"/>
          <w:szCs w:val="21"/>
        </w:rPr>
        <w:t>Shah SA, Velardo C, Farmer A, Tarassenko L. Exacerbations in Chronic Obstructive Pulmonary Disease: Identification and Prediction Using a Digital Health System. J Med Internet Res. 2017 Mar 7;19(3):e69. doi: 10.2196/jmir.7207. PMID: 28270380; PMCID: PMC5360891.</w:t>
      </w:r>
    </w:p>
    <w:p w14:paraId="685BD44F" w14:textId="77777777" w:rsidR="00F43350" w:rsidRPr="003D52BF" w:rsidRDefault="00F43350" w:rsidP="00C36E71">
      <w:pPr>
        <w:ind w:left="574" w:right="209" w:hanging="420"/>
        <w:jc w:val="both"/>
        <w:rPr>
          <w:rFonts w:ascii="Times New Roman" w:eastAsia="Times New Roman" w:hAnsi="Times New Roman" w:cs="Times New Roman"/>
          <w:spacing w:val="-2"/>
          <w:sz w:val="21"/>
          <w:szCs w:val="21"/>
        </w:rPr>
      </w:pPr>
    </w:p>
    <w:p w14:paraId="7FC2D567" w14:textId="788A5EEF" w:rsidR="004B7F55" w:rsidRPr="003D52BF" w:rsidRDefault="00000000" w:rsidP="00C36E71">
      <w:pPr>
        <w:ind w:left="574" w:right="209" w:hanging="420"/>
        <w:jc w:val="both"/>
        <w:rPr>
          <w:rFonts w:ascii="Times New Roman" w:eastAsia="Times New Roman" w:hAnsi="Times New Roman" w:cs="Times New Roman"/>
          <w:sz w:val="21"/>
          <w:szCs w:val="21"/>
        </w:rPr>
      </w:pPr>
      <w:r w:rsidRPr="003D52BF">
        <w:rPr>
          <w:rFonts w:ascii="Times New Roman" w:eastAsia="Times New Roman" w:hAnsi="Times New Roman" w:cs="Times New Roman"/>
          <w:sz w:val="21"/>
          <w:szCs w:val="21"/>
        </w:rPr>
        <w:t>[</w:t>
      </w:r>
      <w:r w:rsidR="00F43350" w:rsidRPr="003D52BF">
        <w:rPr>
          <w:rFonts w:ascii="Times New Roman" w:eastAsia="Times New Roman" w:hAnsi="Times New Roman" w:cs="Times New Roman"/>
          <w:sz w:val="21"/>
          <w:szCs w:val="21"/>
        </w:rPr>
        <w:t>e</w:t>
      </w:r>
      <w:r w:rsidRPr="003D52BF">
        <w:rPr>
          <w:rFonts w:ascii="Times New Roman" w:eastAsia="Times New Roman" w:hAnsi="Times New Roman" w:cs="Times New Roman"/>
          <w:sz w:val="21"/>
          <w:szCs w:val="21"/>
        </w:rPr>
        <w:t>]</w:t>
      </w:r>
      <w:r w:rsidRPr="003D52BF">
        <w:rPr>
          <w:rFonts w:ascii="Times New Roman" w:eastAsia="Times New Roman" w:hAnsi="Times New Roman" w:cs="Times New Roman"/>
          <w:spacing w:val="28"/>
          <w:sz w:val="21"/>
          <w:szCs w:val="21"/>
        </w:rPr>
        <w:t xml:space="preserve"> </w:t>
      </w:r>
      <w:r w:rsidR="00F43350" w:rsidRPr="003D52BF">
        <w:rPr>
          <w:rFonts w:ascii="Times New Roman" w:eastAsia="Times New Roman" w:hAnsi="Times New Roman" w:cs="Times New Roman"/>
          <w:sz w:val="21"/>
          <w:szCs w:val="21"/>
        </w:rPr>
        <w:t>Clarke M, Gokalp H, Fursse J, Jones RW. Dynamic Threshold Analysis of Daily Oxygen Saturation for Improved Management of COPD Patients. IEEE J Biomed Health Inform. 2016 Sep;20(5):1352-60. doi: 10.1109/JBHI.2015.2464275. Epub 2015 Aug 4. PMID: 26259203.</w:t>
      </w:r>
      <w:r w:rsidRPr="003D52BF">
        <w:rPr>
          <w:rFonts w:ascii="Times New Roman" w:eastAsia="Times New Roman" w:hAnsi="Times New Roman" w:cs="Times New Roman"/>
          <w:sz w:val="21"/>
          <w:szCs w:val="21"/>
        </w:rPr>
        <w:t>Proce</w:t>
      </w:r>
      <w:r w:rsidRPr="003D52BF">
        <w:rPr>
          <w:rFonts w:ascii="Times New Roman" w:eastAsia="Times New Roman" w:hAnsi="Times New Roman" w:cs="Times New Roman"/>
          <w:spacing w:val="-1"/>
          <w:sz w:val="21"/>
          <w:szCs w:val="21"/>
        </w:rPr>
        <w:t>e</w:t>
      </w:r>
      <w:r w:rsidRPr="003D52BF">
        <w:rPr>
          <w:rFonts w:ascii="Times New Roman" w:eastAsia="Times New Roman" w:hAnsi="Times New Roman" w:cs="Times New Roman"/>
          <w:sz w:val="21"/>
          <w:szCs w:val="21"/>
        </w:rPr>
        <w:t>d</w:t>
      </w:r>
      <w:r w:rsidRPr="003D52BF">
        <w:rPr>
          <w:rFonts w:ascii="Times New Roman" w:eastAsia="Times New Roman" w:hAnsi="Times New Roman" w:cs="Times New Roman"/>
          <w:spacing w:val="-1"/>
          <w:sz w:val="21"/>
          <w:szCs w:val="21"/>
        </w:rPr>
        <w:t>i</w:t>
      </w:r>
      <w:r w:rsidRPr="003D52BF">
        <w:rPr>
          <w:rFonts w:ascii="Times New Roman" w:eastAsia="Times New Roman" w:hAnsi="Times New Roman" w:cs="Times New Roman"/>
          <w:sz w:val="21"/>
          <w:szCs w:val="21"/>
        </w:rPr>
        <w:t>ngs</w:t>
      </w:r>
      <w:r w:rsidRPr="003D52BF">
        <w:rPr>
          <w:rFonts w:ascii="Times New Roman" w:eastAsia="Times New Roman" w:hAnsi="Times New Roman" w:cs="Times New Roman"/>
          <w:spacing w:val="28"/>
          <w:sz w:val="21"/>
          <w:szCs w:val="21"/>
        </w:rPr>
        <w:t xml:space="preserve"> </w:t>
      </w:r>
      <w:r w:rsidRPr="003D52BF">
        <w:rPr>
          <w:rFonts w:ascii="Times New Roman" w:eastAsia="Times New Roman" w:hAnsi="Times New Roman" w:cs="Times New Roman"/>
          <w:sz w:val="21"/>
          <w:szCs w:val="21"/>
        </w:rPr>
        <w:t>of</w:t>
      </w:r>
      <w:r w:rsidRPr="003D52BF">
        <w:rPr>
          <w:rFonts w:ascii="Times New Roman" w:eastAsia="Times New Roman" w:hAnsi="Times New Roman" w:cs="Times New Roman"/>
          <w:spacing w:val="28"/>
          <w:sz w:val="21"/>
          <w:szCs w:val="21"/>
        </w:rPr>
        <w:t xml:space="preserve"> </w:t>
      </w:r>
      <w:r w:rsidRPr="003D52BF">
        <w:rPr>
          <w:rFonts w:ascii="Times New Roman" w:eastAsia="Times New Roman" w:hAnsi="Times New Roman" w:cs="Times New Roman"/>
          <w:sz w:val="21"/>
          <w:szCs w:val="21"/>
        </w:rPr>
        <w:t>T</w:t>
      </w:r>
      <w:r w:rsidRPr="003D52BF">
        <w:rPr>
          <w:rFonts w:ascii="Times New Roman" w:eastAsia="Times New Roman" w:hAnsi="Times New Roman" w:cs="Times New Roman"/>
          <w:spacing w:val="-1"/>
          <w:sz w:val="21"/>
          <w:szCs w:val="21"/>
        </w:rPr>
        <w:t>h</w:t>
      </w:r>
      <w:r w:rsidRPr="003D52BF">
        <w:rPr>
          <w:rFonts w:ascii="Times New Roman" w:eastAsia="Times New Roman" w:hAnsi="Times New Roman" w:cs="Times New Roman"/>
          <w:sz w:val="21"/>
          <w:szCs w:val="21"/>
        </w:rPr>
        <w:t>e</w:t>
      </w:r>
      <w:r w:rsidRPr="003D52BF">
        <w:rPr>
          <w:rFonts w:ascii="Times New Roman" w:eastAsia="Times New Roman" w:hAnsi="Times New Roman" w:cs="Times New Roman"/>
          <w:spacing w:val="29"/>
          <w:sz w:val="21"/>
          <w:szCs w:val="21"/>
        </w:rPr>
        <w:t xml:space="preserve"> </w:t>
      </w:r>
      <w:r w:rsidRPr="003D52BF">
        <w:rPr>
          <w:rFonts w:ascii="Times New Roman" w:eastAsia="Times New Roman" w:hAnsi="Times New Roman" w:cs="Times New Roman"/>
          <w:sz w:val="21"/>
          <w:szCs w:val="21"/>
        </w:rPr>
        <w:t>First</w:t>
      </w:r>
      <w:r w:rsidRPr="003D52BF">
        <w:rPr>
          <w:rFonts w:ascii="Times New Roman" w:eastAsia="Times New Roman" w:hAnsi="Times New Roman" w:cs="Times New Roman"/>
          <w:spacing w:val="28"/>
          <w:sz w:val="21"/>
          <w:szCs w:val="21"/>
        </w:rPr>
        <w:t xml:space="preserve"> </w:t>
      </w:r>
      <w:r w:rsidRPr="003D52BF">
        <w:rPr>
          <w:rFonts w:ascii="Times New Roman" w:eastAsia="Times New Roman" w:hAnsi="Times New Roman" w:cs="Times New Roman"/>
          <w:spacing w:val="-2"/>
          <w:sz w:val="21"/>
          <w:szCs w:val="21"/>
        </w:rPr>
        <w:t>J</w:t>
      </w:r>
      <w:r w:rsidRPr="003D52BF">
        <w:rPr>
          <w:rFonts w:ascii="Times New Roman" w:eastAsia="Times New Roman" w:hAnsi="Times New Roman" w:cs="Times New Roman"/>
          <w:sz w:val="21"/>
          <w:szCs w:val="21"/>
        </w:rPr>
        <w:t>oi</w:t>
      </w:r>
      <w:r w:rsidRPr="003D52BF">
        <w:rPr>
          <w:rFonts w:ascii="Times New Roman" w:eastAsia="Times New Roman" w:hAnsi="Times New Roman" w:cs="Times New Roman"/>
          <w:spacing w:val="-1"/>
          <w:sz w:val="21"/>
          <w:szCs w:val="21"/>
        </w:rPr>
        <w:t>n</w:t>
      </w:r>
      <w:r w:rsidRPr="003D52BF">
        <w:rPr>
          <w:rFonts w:ascii="Times New Roman" w:eastAsia="Times New Roman" w:hAnsi="Times New Roman" w:cs="Times New Roman"/>
          <w:sz w:val="21"/>
          <w:szCs w:val="21"/>
        </w:rPr>
        <w:t>t</w:t>
      </w:r>
      <w:r w:rsidRPr="003D52BF">
        <w:rPr>
          <w:rFonts w:ascii="Times New Roman" w:eastAsia="Times New Roman" w:hAnsi="Times New Roman" w:cs="Times New Roman"/>
          <w:spacing w:val="28"/>
          <w:sz w:val="21"/>
          <w:szCs w:val="21"/>
        </w:rPr>
        <w:t xml:space="preserve"> </w:t>
      </w:r>
      <w:r w:rsidRPr="003D52BF">
        <w:rPr>
          <w:rFonts w:ascii="Times New Roman" w:eastAsia="Times New Roman" w:hAnsi="Times New Roman" w:cs="Times New Roman"/>
          <w:sz w:val="21"/>
          <w:szCs w:val="21"/>
        </w:rPr>
        <w:t>BMES/</w:t>
      </w:r>
      <w:r w:rsidRPr="003D52BF">
        <w:rPr>
          <w:rFonts w:ascii="Times New Roman" w:eastAsia="Times New Roman" w:hAnsi="Times New Roman" w:cs="Times New Roman"/>
          <w:spacing w:val="-1"/>
          <w:sz w:val="21"/>
          <w:szCs w:val="21"/>
        </w:rPr>
        <w:t>E</w:t>
      </w:r>
      <w:r w:rsidRPr="003D52BF">
        <w:rPr>
          <w:rFonts w:ascii="Times New Roman" w:eastAsia="Times New Roman" w:hAnsi="Times New Roman" w:cs="Times New Roman"/>
          <w:sz w:val="21"/>
          <w:szCs w:val="21"/>
        </w:rPr>
        <w:t>MBS</w:t>
      </w:r>
      <w:r w:rsidRPr="003D52BF">
        <w:rPr>
          <w:rFonts w:ascii="Times New Roman" w:eastAsia="Times New Roman" w:hAnsi="Times New Roman" w:cs="Times New Roman"/>
          <w:spacing w:val="28"/>
          <w:sz w:val="21"/>
          <w:szCs w:val="21"/>
        </w:rPr>
        <w:t xml:space="preserve"> </w:t>
      </w:r>
      <w:r w:rsidRPr="003D52BF">
        <w:rPr>
          <w:rFonts w:ascii="Times New Roman" w:eastAsia="Times New Roman" w:hAnsi="Times New Roman" w:cs="Times New Roman"/>
          <w:spacing w:val="-1"/>
          <w:sz w:val="21"/>
          <w:szCs w:val="21"/>
        </w:rPr>
        <w:t>C</w:t>
      </w:r>
      <w:r w:rsidRPr="003D52BF">
        <w:rPr>
          <w:rFonts w:ascii="Times New Roman" w:eastAsia="Times New Roman" w:hAnsi="Times New Roman" w:cs="Times New Roman"/>
          <w:sz w:val="21"/>
          <w:szCs w:val="21"/>
        </w:rPr>
        <w:t>onfe</w:t>
      </w:r>
      <w:r w:rsidRPr="003D52BF">
        <w:rPr>
          <w:rFonts w:ascii="Times New Roman" w:eastAsia="Times New Roman" w:hAnsi="Times New Roman" w:cs="Times New Roman"/>
          <w:spacing w:val="-2"/>
          <w:sz w:val="21"/>
          <w:szCs w:val="21"/>
        </w:rPr>
        <w:t>r</w:t>
      </w:r>
      <w:r w:rsidRPr="003D52BF">
        <w:rPr>
          <w:rFonts w:ascii="Times New Roman" w:eastAsia="Times New Roman" w:hAnsi="Times New Roman" w:cs="Times New Roman"/>
          <w:sz w:val="21"/>
          <w:szCs w:val="21"/>
        </w:rPr>
        <w:t>ence</w:t>
      </w:r>
      <w:r w:rsidRPr="003D52BF">
        <w:rPr>
          <w:rFonts w:ascii="Times New Roman" w:eastAsia="Times New Roman" w:hAnsi="Times New Roman" w:cs="Times New Roman"/>
          <w:spacing w:val="28"/>
          <w:sz w:val="21"/>
          <w:szCs w:val="21"/>
        </w:rPr>
        <w:t xml:space="preserve"> </w:t>
      </w:r>
      <w:r w:rsidRPr="003D52BF">
        <w:rPr>
          <w:rFonts w:ascii="Times New Roman" w:eastAsia="Times New Roman" w:hAnsi="Times New Roman" w:cs="Times New Roman"/>
          <w:sz w:val="21"/>
          <w:szCs w:val="21"/>
        </w:rPr>
        <w:t>Ser</w:t>
      </w:r>
      <w:r w:rsidRPr="003D52BF">
        <w:rPr>
          <w:rFonts w:ascii="Times New Roman" w:eastAsia="Times New Roman" w:hAnsi="Times New Roman" w:cs="Times New Roman"/>
          <w:spacing w:val="-1"/>
          <w:sz w:val="21"/>
          <w:szCs w:val="21"/>
        </w:rPr>
        <w:t>v</w:t>
      </w:r>
      <w:r w:rsidRPr="003D52BF">
        <w:rPr>
          <w:rFonts w:ascii="Times New Roman" w:eastAsia="Times New Roman" w:hAnsi="Times New Roman" w:cs="Times New Roman"/>
          <w:sz w:val="21"/>
          <w:szCs w:val="21"/>
        </w:rPr>
        <w:t>i</w:t>
      </w:r>
      <w:r w:rsidRPr="003D52BF">
        <w:rPr>
          <w:rFonts w:ascii="Times New Roman" w:eastAsia="Times New Roman" w:hAnsi="Times New Roman" w:cs="Times New Roman"/>
          <w:spacing w:val="-1"/>
          <w:sz w:val="21"/>
          <w:szCs w:val="21"/>
        </w:rPr>
        <w:t>n</w:t>
      </w:r>
      <w:r w:rsidRPr="003D52BF">
        <w:rPr>
          <w:rFonts w:ascii="Times New Roman" w:eastAsia="Times New Roman" w:hAnsi="Times New Roman" w:cs="Times New Roman"/>
          <w:sz w:val="21"/>
          <w:szCs w:val="21"/>
        </w:rPr>
        <w:t>g</w:t>
      </w:r>
      <w:r w:rsidRPr="003D52BF">
        <w:rPr>
          <w:rFonts w:ascii="Times New Roman" w:eastAsia="Times New Roman" w:hAnsi="Times New Roman" w:cs="Times New Roman"/>
          <w:spacing w:val="28"/>
          <w:sz w:val="21"/>
          <w:szCs w:val="21"/>
        </w:rPr>
        <w:t xml:space="preserve"> </w:t>
      </w:r>
      <w:r w:rsidRPr="003D52BF">
        <w:rPr>
          <w:rFonts w:ascii="Times New Roman" w:eastAsia="Times New Roman" w:hAnsi="Times New Roman" w:cs="Times New Roman"/>
          <w:spacing w:val="-1"/>
          <w:sz w:val="21"/>
          <w:szCs w:val="21"/>
        </w:rPr>
        <w:t>H</w:t>
      </w:r>
      <w:r w:rsidRPr="003D52BF">
        <w:rPr>
          <w:rFonts w:ascii="Times New Roman" w:eastAsia="Times New Roman" w:hAnsi="Times New Roman" w:cs="Times New Roman"/>
          <w:sz w:val="21"/>
          <w:szCs w:val="21"/>
        </w:rPr>
        <w:t>u</w:t>
      </w:r>
      <w:r w:rsidRPr="003D52BF">
        <w:rPr>
          <w:rFonts w:ascii="Times New Roman" w:eastAsia="Times New Roman" w:hAnsi="Times New Roman" w:cs="Times New Roman"/>
          <w:spacing w:val="-3"/>
          <w:sz w:val="21"/>
          <w:szCs w:val="21"/>
        </w:rPr>
        <w:t>m</w:t>
      </w:r>
      <w:r w:rsidRPr="003D52BF">
        <w:rPr>
          <w:rFonts w:ascii="Times New Roman" w:eastAsia="Times New Roman" w:hAnsi="Times New Roman" w:cs="Times New Roman"/>
          <w:sz w:val="21"/>
          <w:szCs w:val="21"/>
        </w:rPr>
        <w:t>anit</w:t>
      </w:r>
      <w:r w:rsidRPr="003D52BF">
        <w:rPr>
          <w:rFonts w:ascii="Times New Roman" w:eastAsia="Times New Roman" w:hAnsi="Times New Roman" w:cs="Times New Roman"/>
          <w:spacing w:val="-15"/>
          <w:sz w:val="21"/>
          <w:szCs w:val="21"/>
        </w:rPr>
        <w:t>y</w:t>
      </w:r>
      <w:r w:rsidRPr="003D52BF">
        <w:rPr>
          <w:rFonts w:ascii="Times New Roman" w:eastAsia="Times New Roman" w:hAnsi="Times New Roman" w:cs="Times New Roman"/>
          <w:sz w:val="21"/>
          <w:szCs w:val="21"/>
        </w:rPr>
        <w:t xml:space="preserve">, </w:t>
      </w:r>
      <w:r w:rsidRPr="003D52BF">
        <w:rPr>
          <w:rFonts w:ascii="Times New Roman" w:eastAsia="Times New Roman" w:hAnsi="Times New Roman" w:cs="Times New Roman"/>
          <w:spacing w:val="-1"/>
          <w:sz w:val="21"/>
          <w:szCs w:val="21"/>
        </w:rPr>
        <w:t>A</w:t>
      </w:r>
      <w:r w:rsidRPr="003D52BF">
        <w:rPr>
          <w:rFonts w:ascii="Times New Roman" w:eastAsia="Times New Roman" w:hAnsi="Times New Roman" w:cs="Times New Roman"/>
          <w:sz w:val="21"/>
          <w:szCs w:val="21"/>
        </w:rPr>
        <w:t>dva</w:t>
      </w:r>
      <w:r w:rsidRPr="003D52BF">
        <w:rPr>
          <w:rFonts w:ascii="Times New Roman" w:eastAsia="Times New Roman" w:hAnsi="Times New Roman" w:cs="Times New Roman"/>
          <w:spacing w:val="-1"/>
          <w:sz w:val="21"/>
          <w:szCs w:val="21"/>
        </w:rPr>
        <w:t>n</w:t>
      </w:r>
      <w:r w:rsidRPr="003D52BF">
        <w:rPr>
          <w:rFonts w:ascii="Times New Roman" w:eastAsia="Times New Roman" w:hAnsi="Times New Roman" w:cs="Times New Roman"/>
          <w:sz w:val="21"/>
          <w:szCs w:val="21"/>
        </w:rPr>
        <w:t>c</w:t>
      </w:r>
      <w:r w:rsidRPr="003D52BF">
        <w:rPr>
          <w:rFonts w:ascii="Times New Roman" w:eastAsia="Times New Roman" w:hAnsi="Times New Roman" w:cs="Times New Roman"/>
          <w:spacing w:val="-1"/>
          <w:sz w:val="21"/>
          <w:szCs w:val="21"/>
        </w:rPr>
        <w:t>i</w:t>
      </w:r>
      <w:r w:rsidRPr="003D52BF">
        <w:rPr>
          <w:rFonts w:ascii="Times New Roman" w:eastAsia="Times New Roman" w:hAnsi="Times New Roman" w:cs="Times New Roman"/>
          <w:sz w:val="21"/>
          <w:szCs w:val="21"/>
        </w:rPr>
        <w:t>ng</w:t>
      </w:r>
      <w:r w:rsidRPr="003D52BF">
        <w:rPr>
          <w:rFonts w:ascii="Times New Roman" w:eastAsia="Times New Roman" w:hAnsi="Times New Roman" w:cs="Times New Roman"/>
          <w:spacing w:val="-7"/>
          <w:sz w:val="21"/>
          <w:szCs w:val="21"/>
        </w:rPr>
        <w:t xml:space="preserve"> </w:t>
      </w:r>
      <w:r w:rsidRPr="003D52BF">
        <w:rPr>
          <w:rFonts w:ascii="Times New Roman" w:eastAsia="Times New Roman" w:hAnsi="Times New Roman" w:cs="Times New Roman"/>
          <w:spacing w:val="-16"/>
          <w:sz w:val="21"/>
          <w:szCs w:val="21"/>
        </w:rPr>
        <w:t>T</w:t>
      </w:r>
      <w:r w:rsidRPr="003D52BF">
        <w:rPr>
          <w:rFonts w:ascii="Times New Roman" w:eastAsia="Times New Roman" w:hAnsi="Times New Roman" w:cs="Times New Roman"/>
          <w:spacing w:val="-1"/>
          <w:sz w:val="21"/>
          <w:szCs w:val="21"/>
        </w:rPr>
        <w:t>e</w:t>
      </w:r>
      <w:r w:rsidRPr="003D52BF">
        <w:rPr>
          <w:rFonts w:ascii="Times New Roman" w:eastAsia="Times New Roman" w:hAnsi="Times New Roman" w:cs="Times New Roman"/>
          <w:sz w:val="21"/>
          <w:szCs w:val="21"/>
        </w:rPr>
        <w:t>ch</w:t>
      </w:r>
      <w:r w:rsidRPr="003D52BF">
        <w:rPr>
          <w:rFonts w:ascii="Times New Roman" w:eastAsia="Times New Roman" w:hAnsi="Times New Roman" w:cs="Times New Roman"/>
          <w:spacing w:val="-1"/>
          <w:sz w:val="21"/>
          <w:szCs w:val="21"/>
        </w:rPr>
        <w:t>n</w:t>
      </w:r>
      <w:r w:rsidRPr="003D52BF">
        <w:rPr>
          <w:rFonts w:ascii="Times New Roman" w:eastAsia="Times New Roman" w:hAnsi="Times New Roman" w:cs="Times New Roman"/>
          <w:sz w:val="21"/>
          <w:szCs w:val="21"/>
        </w:rPr>
        <w:t>o</w:t>
      </w:r>
      <w:r w:rsidRPr="003D52BF">
        <w:rPr>
          <w:rFonts w:ascii="Times New Roman" w:eastAsia="Times New Roman" w:hAnsi="Times New Roman" w:cs="Times New Roman"/>
          <w:spacing w:val="-1"/>
          <w:sz w:val="21"/>
          <w:szCs w:val="21"/>
        </w:rPr>
        <w:t>l</w:t>
      </w:r>
      <w:r w:rsidRPr="003D52BF">
        <w:rPr>
          <w:rFonts w:ascii="Times New Roman" w:eastAsia="Times New Roman" w:hAnsi="Times New Roman" w:cs="Times New Roman"/>
          <w:sz w:val="21"/>
          <w:szCs w:val="21"/>
        </w:rPr>
        <w:t>og</w:t>
      </w:r>
      <w:r w:rsidRPr="003D52BF">
        <w:rPr>
          <w:rFonts w:ascii="Times New Roman" w:eastAsia="Times New Roman" w:hAnsi="Times New Roman" w:cs="Times New Roman"/>
          <w:spacing w:val="-14"/>
          <w:sz w:val="21"/>
          <w:szCs w:val="21"/>
        </w:rPr>
        <w:t>y</w:t>
      </w:r>
      <w:r w:rsidRPr="003D52BF">
        <w:rPr>
          <w:rFonts w:ascii="Times New Roman" w:eastAsia="Times New Roman" w:hAnsi="Times New Roman" w:cs="Times New Roman"/>
          <w:sz w:val="21"/>
          <w:szCs w:val="21"/>
        </w:rPr>
        <w:t>.</w:t>
      </w:r>
      <w:r w:rsidRPr="003D52BF">
        <w:rPr>
          <w:rFonts w:ascii="Times New Roman" w:eastAsia="Times New Roman" w:hAnsi="Times New Roman" w:cs="Times New Roman"/>
          <w:spacing w:val="-4"/>
          <w:sz w:val="21"/>
          <w:szCs w:val="21"/>
        </w:rPr>
        <w:t xml:space="preserve"> </w:t>
      </w:r>
      <w:r w:rsidRPr="003D52BF">
        <w:rPr>
          <w:rFonts w:ascii="Times New Roman" w:eastAsia="Times New Roman" w:hAnsi="Times New Roman" w:cs="Times New Roman"/>
          <w:spacing w:val="-1"/>
          <w:sz w:val="21"/>
          <w:szCs w:val="21"/>
        </w:rPr>
        <w:t>p</w:t>
      </w:r>
      <w:r w:rsidRPr="003D52BF">
        <w:rPr>
          <w:rFonts w:ascii="Times New Roman" w:eastAsia="Times New Roman" w:hAnsi="Times New Roman" w:cs="Times New Roman"/>
          <w:sz w:val="21"/>
          <w:szCs w:val="21"/>
        </w:rPr>
        <w:t>p</w:t>
      </w:r>
      <w:r w:rsidRPr="003D52BF">
        <w:rPr>
          <w:rFonts w:ascii="Times New Roman" w:eastAsia="Times New Roman" w:hAnsi="Times New Roman" w:cs="Times New Roman"/>
          <w:spacing w:val="-1"/>
          <w:sz w:val="21"/>
          <w:szCs w:val="21"/>
        </w:rPr>
        <w:t>.</w:t>
      </w:r>
      <w:r w:rsidRPr="003D52BF">
        <w:rPr>
          <w:rFonts w:ascii="Times New Roman" w:eastAsia="Times New Roman" w:hAnsi="Times New Roman" w:cs="Times New Roman"/>
          <w:sz w:val="21"/>
          <w:szCs w:val="21"/>
        </w:rPr>
        <w:t>1</w:t>
      </w:r>
      <w:r w:rsidRPr="003D52BF">
        <w:rPr>
          <w:rFonts w:ascii="Times New Roman" w:eastAsia="Times New Roman" w:hAnsi="Times New Roman" w:cs="Times New Roman"/>
          <w:spacing w:val="-1"/>
          <w:sz w:val="21"/>
          <w:szCs w:val="21"/>
        </w:rPr>
        <w:t>0</w:t>
      </w:r>
      <w:r w:rsidRPr="003D52BF">
        <w:rPr>
          <w:rFonts w:ascii="Times New Roman" w:eastAsia="Times New Roman" w:hAnsi="Times New Roman" w:cs="Times New Roman"/>
          <w:sz w:val="21"/>
          <w:szCs w:val="21"/>
        </w:rPr>
        <w:t>17,</w:t>
      </w:r>
      <w:r w:rsidRPr="003D52BF">
        <w:rPr>
          <w:rFonts w:ascii="Times New Roman" w:eastAsia="Times New Roman" w:hAnsi="Times New Roman" w:cs="Times New Roman"/>
          <w:spacing w:val="-5"/>
          <w:sz w:val="21"/>
          <w:szCs w:val="21"/>
        </w:rPr>
        <w:t xml:space="preserve"> </w:t>
      </w:r>
      <w:r w:rsidRPr="003D52BF">
        <w:rPr>
          <w:rFonts w:ascii="Times New Roman" w:eastAsia="Times New Roman" w:hAnsi="Times New Roman" w:cs="Times New Roman"/>
          <w:spacing w:val="-1"/>
          <w:sz w:val="21"/>
          <w:szCs w:val="21"/>
        </w:rPr>
        <w:t>O</w:t>
      </w:r>
      <w:r w:rsidRPr="003D52BF">
        <w:rPr>
          <w:rFonts w:ascii="Times New Roman" w:eastAsia="Times New Roman" w:hAnsi="Times New Roman" w:cs="Times New Roman"/>
          <w:sz w:val="21"/>
          <w:szCs w:val="21"/>
        </w:rPr>
        <w:t>ct</w:t>
      </w:r>
      <w:r w:rsidRPr="003D52BF">
        <w:rPr>
          <w:rFonts w:ascii="Times New Roman" w:eastAsia="Times New Roman" w:hAnsi="Times New Roman" w:cs="Times New Roman"/>
          <w:spacing w:val="-1"/>
          <w:sz w:val="21"/>
          <w:szCs w:val="21"/>
        </w:rPr>
        <w:t>.</w:t>
      </w:r>
      <w:r w:rsidRPr="003D52BF">
        <w:rPr>
          <w:rFonts w:ascii="Times New Roman" w:eastAsia="Times New Roman" w:hAnsi="Times New Roman" w:cs="Times New Roman"/>
          <w:sz w:val="21"/>
          <w:szCs w:val="21"/>
        </w:rPr>
        <w:t>13</w:t>
      </w:r>
      <w:r w:rsidRPr="003D52BF">
        <w:rPr>
          <w:rFonts w:ascii="Times New Roman" w:eastAsia="Times New Roman" w:hAnsi="Times New Roman" w:cs="Times New Roman"/>
          <w:spacing w:val="-2"/>
          <w:sz w:val="21"/>
          <w:szCs w:val="21"/>
        </w:rPr>
        <w:t>-</w:t>
      </w:r>
      <w:r w:rsidRPr="003D52BF">
        <w:rPr>
          <w:rFonts w:ascii="Times New Roman" w:eastAsia="Times New Roman" w:hAnsi="Times New Roman" w:cs="Times New Roman"/>
          <w:sz w:val="21"/>
          <w:szCs w:val="21"/>
        </w:rPr>
        <w:t>16.</w:t>
      </w:r>
      <w:r w:rsidRPr="003D52BF">
        <w:rPr>
          <w:rFonts w:ascii="Times New Roman" w:eastAsia="Times New Roman" w:hAnsi="Times New Roman" w:cs="Times New Roman"/>
          <w:spacing w:val="-14"/>
          <w:sz w:val="21"/>
          <w:szCs w:val="21"/>
        </w:rPr>
        <w:t xml:space="preserve"> </w:t>
      </w:r>
      <w:r w:rsidRPr="003D52BF">
        <w:rPr>
          <w:rFonts w:ascii="Times New Roman" w:eastAsia="Times New Roman" w:hAnsi="Times New Roman" w:cs="Times New Roman"/>
          <w:spacing w:val="-1"/>
          <w:sz w:val="21"/>
          <w:szCs w:val="21"/>
        </w:rPr>
        <w:t>At</w:t>
      </w:r>
      <w:r w:rsidRPr="003D52BF">
        <w:rPr>
          <w:rFonts w:ascii="Times New Roman" w:eastAsia="Times New Roman" w:hAnsi="Times New Roman" w:cs="Times New Roman"/>
          <w:sz w:val="21"/>
          <w:szCs w:val="21"/>
        </w:rPr>
        <w:t>la</w:t>
      </w:r>
      <w:r w:rsidRPr="003D52BF">
        <w:rPr>
          <w:rFonts w:ascii="Times New Roman" w:eastAsia="Times New Roman" w:hAnsi="Times New Roman" w:cs="Times New Roman"/>
          <w:spacing w:val="-1"/>
          <w:sz w:val="21"/>
          <w:szCs w:val="21"/>
        </w:rPr>
        <w:t>n</w:t>
      </w:r>
      <w:r w:rsidRPr="003D52BF">
        <w:rPr>
          <w:rFonts w:ascii="Times New Roman" w:eastAsia="Times New Roman" w:hAnsi="Times New Roman" w:cs="Times New Roman"/>
          <w:sz w:val="21"/>
          <w:szCs w:val="21"/>
        </w:rPr>
        <w:t>ta,</w:t>
      </w:r>
      <w:r w:rsidRPr="003D52BF">
        <w:rPr>
          <w:rFonts w:ascii="Times New Roman" w:eastAsia="Times New Roman" w:hAnsi="Times New Roman" w:cs="Times New Roman"/>
          <w:spacing w:val="-4"/>
          <w:sz w:val="21"/>
          <w:szCs w:val="21"/>
        </w:rPr>
        <w:t xml:space="preserve"> </w:t>
      </w:r>
      <w:r w:rsidRPr="003D52BF">
        <w:rPr>
          <w:rFonts w:ascii="Times New Roman" w:eastAsia="Times New Roman" w:hAnsi="Times New Roman" w:cs="Times New Roman"/>
          <w:spacing w:val="-1"/>
          <w:sz w:val="21"/>
          <w:szCs w:val="21"/>
        </w:rPr>
        <w:t>GA</w:t>
      </w:r>
      <w:r w:rsidRPr="003D52BF">
        <w:rPr>
          <w:rFonts w:ascii="Times New Roman" w:eastAsia="Times New Roman" w:hAnsi="Times New Roman" w:cs="Times New Roman"/>
          <w:sz w:val="21"/>
          <w:szCs w:val="21"/>
        </w:rPr>
        <w:t>,</w:t>
      </w:r>
      <w:r w:rsidRPr="003D52BF">
        <w:rPr>
          <w:rFonts w:ascii="Times New Roman" w:eastAsia="Times New Roman" w:hAnsi="Times New Roman" w:cs="Times New Roman"/>
          <w:spacing w:val="-3"/>
          <w:sz w:val="21"/>
          <w:szCs w:val="21"/>
        </w:rPr>
        <w:t xml:space="preserve"> </w:t>
      </w:r>
      <w:r w:rsidRPr="003D52BF">
        <w:rPr>
          <w:rFonts w:ascii="Times New Roman" w:eastAsia="Times New Roman" w:hAnsi="Times New Roman" w:cs="Times New Roman"/>
          <w:spacing w:val="-1"/>
          <w:sz w:val="21"/>
          <w:szCs w:val="21"/>
        </w:rPr>
        <w:t>USA</w:t>
      </w:r>
      <w:r w:rsidRPr="003D52BF">
        <w:rPr>
          <w:rFonts w:ascii="Times New Roman" w:eastAsia="Times New Roman" w:hAnsi="Times New Roman" w:cs="Times New Roman"/>
          <w:sz w:val="21"/>
          <w:szCs w:val="21"/>
        </w:rPr>
        <w:t>.</w:t>
      </w:r>
    </w:p>
    <w:p w14:paraId="3BE01B88" w14:textId="77777777" w:rsidR="004B7F55" w:rsidRPr="003D52BF" w:rsidRDefault="004B7F55">
      <w:pPr>
        <w:spacing w:before="6" w:line="140" w:lineRule="exact"/>
        <w:rPr>
          <w:rFonts w:ascii="Times New Roman" w:hAnsi="Times New Roman" w:cs="Times New Roman"/>
          <w:sz w:val="14"/>
          <w:szCs w:val="14"/>
        </w:rPr>
      </w:pPr>
    </w:p>
    <w:p w14:paraId="7F64B4DA" w14:textId="3EE1B2CB" w:rsidR="004B7F55" w:rsidRPr="003D52BF" w:rsidRDefault="00000000" w:rsidP="00F43350">
      <w:pPr>
        <w:ind w:left="154"/>
        <w:rPr>
          <w:rFonts w:ascii="Times New Roman" w:eastAsia="Times New Roman" w:hAnsi="Times New Roman" w:cs="Times New Roman"/>
          <w:sz w:val="21"/>
          <w:szCs w:val="21"/>
        </w:rPr>
      </w:pPr>
      <w:r w:rsidRPr="003D52BF">
        <w:rPr>
          <w:rFonts w:ascii="Times New Roman" w:eastAsia="Times New Roman" w:hAnsi="Times New Roman" w:cs="Times New Roman"/>
          <w:sz w:val="21"/>
          <w:szCs w:val="21"/>
        </w:rPr>
        <w:t>[</w:t>
      </w:r>
      <w:r w:rsidR="00F43350" w:rsidRPr="003D52BF">
        <w:rPr>
          <w:rFonts w:ascii="Times New Roman" w:eastAsia="Times New Roman" w:hAnsi="Times New Roman" w:cs="Times New Roman"/>
          <w:spacing w:val="-1"/>
          <w:sz w:val="21"/>
          <w:szCs w:val="21"/>
        </w:rPr>
        <w:t>f</w:t>
      </w:r>
      <w:r w:rsidRPr="003D52BF">
        <w:rPr>
          <w:rFonts w:ascii="Times New Roman" w:eastAsia="Times New Roman" w:hAnsi="Times New Roman" w:cs="Times New Roman"/>
          <w:sz w:val="21"/>
          <w:szCs w:val="21"/>
        </w:rPr>
        <w:t>]</w:t>
      </w:r>
      <w:r w:rsidR="00F43350" w:rsidRPr="003D52BF">
        <w:rPr>
          <w:rFonts w:ascii="Times New Roman" w:hAnsi="Times New Roman" w:cs="Times New Roman"/>
        </w:rPr>
        <w:t xml:space="preserve"> </w:t>
      </w:r>
      <w:r w:rsidR="00F43350" w:rsidRPr="003D52BF">
        <w:rPr>
          <w:rFonts w:ascii="Times New Roman" w:eastAsia="Times New Roman" w:hAnsi="Times New Roman" w:cs="Times New Roman"/>
          <w:sz w:val="21"/>
          <w:szCs w:val="21"/>
        </w:rPr>
        <w:t>Verhoeven D, Teijaro JR, Farber DL.Pulse-oximetry accurately predicts lung pathology and the immune response during influenza infection. Virology. 2009;390(2):151-156.</w:t>
      </w:r>
    </w:p>
    <w:p w14:paraId="6A4D2D5B" w14:textId="77777777" w:rsidR="004B7F55" w:rsidRPr="003D52BF" w:rsidRDefault="004B7F55">
      <w:pPr>
        <w:spacing w:before="2" w:line="140" w:lineRule="exact"/>
        <w:rPr>
          <w:rFonts w:ascii="Times New Roman" w:hAnsi="Times New Roman" w:cs="Times New Roman"/>
          <w:sz w:val="14"/>
          <w:szCs w:val="14"/>
        </w:rPr>
      </w:pPr>
    </w:p>
    <w:p w14:paraId="2DD1E483" w14:textId="142F3DE6" w:rsidR="004B7F55" w:rsidRPr="003D52BF" w:rsidRDefault="00000000">
      <w:pPr>
        <w:ind w:left="154"/>
        <w:rPr>
          <w:rFonts w:ascii="Times New Roman" w:eastAsia="宋体" w:hAnsi="Times New Roman" w:cs="Times New Roman"/>
          <w:sz w:val="21"/>
          <w:szCs w:val="21"/>
          <w:lang w:eastAsia="zh-CN"/>
        </w:rPr>
      </w:pPr>
      <w:r w:rsidRPr="003D52BF">
        <w:rPr>
          <w:rFonts w:ascii="Times New Roman" w:eastAsia="Times New Roman" w:hAnsi="Times New Roman" w:cs="Times New Roman"/>
          <w:sz w:val="21"/>
          <w:szCs w:val="21"/>
          <w:lang w:eastAsia="zh-CN"/>
        </w:rPr>
        <w:t>[</w:t>
      </w:r>
      <w:r w:rsidR="00F43350" w:rsidRPr="003D52BF">
        <w:rPr>
          <w:rFonts w:ascii="Times New Roman" w:eastAsia="Times New Roman" w:hAnsi="Times New Roman" w:cs="Times New Roman"/>
          <w:spacing w:val="-1"/>
          <w:sz w:val="21"/>
          <w:szCs w:val="21"/>
          <w:lang w:eastAsia="zh-CN"/>
        </w:rPr>
        <w:t>g</w:t>
      </w:r>
      <w:r w:rsidRPr="003D52BF">
        <w:rPr>
          <w:rFonts w:ascii="Times New Roman" w:eastAsia="Times New Roman" w:hAnsi="Times New Roman" w:cs="Times New Roman"/>
          <w:sz w:val="21"/>
          <w:szCs w:val="21"/>
          <w:lang w:eastAsia="zh-CN"/>
        </w:rPr>
        <w:t xml:space="preserve">]  </w:t>
      </w:r>
      <w:r w:rsidR="00F43350" w:rsidRPr="003D52BF">
        <w:rPr>
          <w:rFonts w:ascii="Times New Roman" w:eastAsia="宋体" w:hAnsi="Times New Roman" w:cs="Times New Roman"/>
          <w:sz w:val="21"/>
          <w:szCs w:val="21"/>
          <w:lang w:eastAsia="zh-CN"/>
        </w:rPr>
        <w:t>Caputo, N.D.; Strayer, R.J.; Levitan, R. Early Self-Proning in Awake, Non-Intubated Patients in the Emergency Department: A Single ED’s Experience During the COVID-19 Pandemic. Acad. Emerg. Med. 2020, 27, 375–378. [CrossRef] [PubMed]</w:t>
      </w:r>
    </w:p>
    <w:p w14:paraId="73666B2F" w14:textId="3B2AD79F" w:rsidR="003D52BF" w:rsidRPr="003D52BF" w:rsidRDefault="003D52BF">
      <w:pPr>
        <w:ind w:left="154"/>
        <w:rPr>
          <w:rFonts w:ascii="Times New Roman" w:eastAsia="宋体" w:hAnsi="Times New Roman" w:cs="Times New Roman"/>
          <w:sz w:val="21"/>
          <w:szCs w:val="21"/>
          <w:lang w:eastAsia="zh-CN"/>
        </w:rPr>
      </w:pPr>
    </w:p>
    <w:p w14:paraId="64FEAA96" w14:textId="16AC0C45" w:rsidR="003D52BF" w:rsidRPr="003D52BF" w:rsidRDefault="003D52BF" w:rsidP="003D52BF">
      <w:pPr>
        <w:ind w:left="469" w:right="208" w:hanging="316"/>
        <w:rPr>
          <w:rFonts w:ascii="Times New Roman" w:eastAsia="PMingLiU" w:hAnsi="Times New Roman" w:cs="Times New Roman"/>
          <w:spacing w:val="-1"/>
          <w:sz w:val="21"/>
          <w:szCs w:val="21"/>
          <w:lang w:eastAsia="zh-TW"/>
        </w:rPr>
      </w:pPr>
      <w:r w:rsidRPr="003D52BF">
        <w:rPr>
          <w:rFonts w:ascii="Times New Roman" w:eastAsia="PMingLiU" w:hAnsi="Times New Roman" w:cs="Times New Roman"/>
          <w:spacing w:val="-1"/>
          <w:sz w:val="21"/>
          <w:szCs w:val="21"/>
          <w:lang w:eastAsia="zh-TW"/>
        </w:rPr>
        <w:t>[h]</w:t>
      </w:r>
      <w:r w:rsidRPr="003D52BF">
        <w:rPr>
          <w:rFonts w:ascii="Times New Roman" w:hAnsi="Times New Roman" w:cs="Times New Roman"/>
        </w:rPr>
        <w:t xml:space="preserve"> </w:t>
      </w:r>
      <w:r w:rsidRPr="003D52BF">
        <w:rPr>
          <w:rFonts w:ascii="Times New Roman" w:eastAsia="PMingLiU" w:hAnsi="Times New Roman" w:cs="Times New Roman"/>
          <w:spacing w:val="-1"/>
          <w:sz w:val="21"/>
          <w:szCs w:val="21"/>
          <w:lang w:eastAsia="zh-TW"/>
        </w:rPr>
        <w:t>Crooks MG, den Brinker A, Hayman Y, Williamson JD, Innes A, Wright CE, Hill P, Morice AH. Continuous Cough Monitoring Using Ambient Sound Recording During Convalescence from a COPD Exacerbation. Lung. 2017 Jun;195(3):289-294. doi: 10.1007/s00408-017-9996-2. Epub 2017 Mar 28. PMID: 28353117; PMCID: PMC5437191.</w:t>
      </w:r>
    </w:p>
    <w:p w14:paraId="615F5DC6" w14:textId="77777777" w:rsidR="003D52BF" w:rsidRPr="003D52BF" w:rsidRDefault="003D52BF" w:rsidP="003D52BF">
      <w:pPr>
        <w:ind w:left="469" w:right="208" w:hanging="316"/>
        <w:rPr>
          <w:rFonts w:ascii="Times New Roman" w:eastAsia="PMingLiU" w:hAnsi="Times New Roman" w:cs="Times New Roman"/>
          <w:spacing w:val="-1"/>
          <w:sz w:val="21"/>
          <w:szCs w:val="21"/>
          <w:lang w:eastAsia="zh-TW"/>
        </w:rPr>
      </w:pPr>
    </w:p>
    <w:p w14:paraId="18E3186F" w14:textId="35DCF7E4" w:rsidR="003D52BF" w:rsidRPr="003D52BF" w:rsidRDefault="003D52BF" w:rsidP="003D52BF">
      <w:pPr>
        <w:ind w:left="469" w:right="208" w:hanging="316"/>
        <w:rPr>
          <w:rFonts w:ascii="Times New Roman" w:hAnsi="Times New Roman" w:cs="Times New Roman"/>
          <w:spacing w:val="-1"/>
          <w:sz w:val="21"/>
          <w:szCs w:val="21"/>
          <w:lang w:eastAsia="zh-CN"/>
        </w:rPr>
      </w:pPr>
      <w:r w:rsidRPr="003D52BF">
        <w:rPr>
          <w:rFonts w:ascii="Times New Roman" w:hAnsi="Times New Roman" w:cs="Times New Roman"/>
          <w:spacing w:val="-1"/>
          <w:sz w:val="21"/>
          <w:szCs w:val="21"/>
          <w:lang w:eastAsia="zh-CN"/>
        </w:rPr>
        <w:t>[i]</w:t>
      </w:r>
      <w:r w:rsidRPr="003D52BF">
        <w:rPr>
          <w:rFonts w:ascii="Times New Roman" w:hAnsi="Times New Roman" w:cs="Times New Roman"/>
        </w:rPr>
        <w:t xml:space="preserve"> </w:t>
      </w:r>
      <w:r w:rsidRPr="003D52BF">
        <w:rPr>
          <w:rFonts w:ascii="Times New Roman" w:hAnsi="Times New Roman" w:cs="Times New Roman"/>
          <w:spacing w:val="-1"/>
          <w:sz w:val="21"/>
          <w:szCs w:val="21"/>
          <w:lang w:eastAsia="zh-CN"/>
        </w:rPr>
        <w:t>Chung, K.F.; Pavord, I.D. Prevalence, Pathogenesis, and Causes of Chronic Cough. Lancet 2008, 371, 1364–1374. [CrossRef]</w:t>
      </w:r>
    </w:p>
    <w:p w14:paraId="791EAD15" w14:textId="77777777" w:rsidR="003D52BF" w:rsidRPr="003D52BF" w:rsidRDefault="003D52BF" w:rsidP="003D52BF">
      <w:pPr>
        <w:ind w:left="469" w:right="208" w:hanging="316"/>
        <w:rPr>
          <w:rFonts w:ascii="Times New Roman" w:hAnsi="Times New Roman" w:cs="Times New Roman"/>
          <w:spacing w:val="-1"/>
          <w:sz w:val="21"/>
          <w:szCs w:val="21"/>
          <w:lang w:eastAsia="zh-CN"/>
        </w:rPr>
      </w:pPr>
    </w:p>
    <w:p w14:paraId="5B2D08EE" w14:textId="77777777" w:rsidR="003D52BF" w:rsidRPr="003D52BF" w:rsidRDefault="003D52BF" w:rsidP="003D52BF">
      <w:pPr>
        <w:spacing w:line="465" w:lineRule="auto"/>
        <w:ind w:left="469" w:right="208" w:hanging="316"/>
        <w:rPr>
          <w:rFonts w:ascii="Times New Roman" w:eastAsia="PMingLiU" w:hAnsi="Times New Roman" w:cs="Times New Roman"/>
          <w:spacing w:val="-1"/>
          <w:sz w:val="21"/>
          <w:szCs w:val="21"/>
          <w:lang w:eastAsia="zh-TW"/>
        </w:rPr>
      </w:pPr>
      <w:r w:rsidRPr="003D52BF">
        <w:rPr>
          <w:rFonts w:ascii="Times New Roman" w:eastAsia="PMingLiU" w:hAnsi="Times New Roman" w:cs="Times New Roman"/>
          <w:spacing w:val="-1"/>
          <w:sz w:val="21"/>
          <w:szCs w:val="21"/>
          <w:lang w:eastAsia="zh-TW"/>
        </w:rPr>
        <w:t>[j]</w:t>
      </w:r>
      <w:r w:rsidRPr="003D52BF">
        <w:rPr>
          <w:rFonts w:ascii="Times New Roman" w:hAnsi="Times New Roman" w:cs="Times New Roman"/>
        </w:rPr>
        <w:t xml:space="preserve"> </w:t>
      </w:r>
      <w:r w:rsidRPr="003D52BF">
        <w:rPr>
          <w:rFonts w:ascii="Times New Roman" w:eastAsia="PMingLiU" w:hAnsi="Times New Roman" w:cs="Times New Roman"/>
          <w:spacing w:val="-1"/>
          <w:sz w:val="21"/>
          <w:szCs w:val="21"/>
          <w:lang w:eastAsia="zh-TW"/>
        </w:rPr>
        <w:t>Mahmoudi, Sidi Ahmed et al. “Sensor-based System for Automatic Cough Detection and Classication.” (2015).</w:t>
      </w:r>
    </w:p>
    <w:p w14:paraId="69BC6B8C" w14:textId="77777777" w:rsidR="003D52BF" w:rsidRPr="003D52BF" w:rsidRDefault="003D52BF" w:rsidP="003D52BF">
      <w:pPr>
        <w:ind w:left="469" w:right="208" w:hanging="316"/>
        <w:rPr>
          <w:rFonts w:ascii="Times New Roman" w:eastAsia="PMingLiU" w:hAnsi="Times New Roman" w:cs="Times New Roman"/>
          <w:spacing w:val="-1"/>
          <w:sz w:val="21"/>
          <w:szCs w:val="21"/>
          <w:lang w:eastAsia="zh-TW"/>
        </w:rPr>
      </w:pPr>
      <w:r w:rsidRPr="003D52BF">
        <w:rPr>
          <w:rFonts w:ascii="Times New Roman" w:eastAsia="PMingLiU" w:hAnsi="Times New Roman" w:cs="Times New Roman"/>
          <w:spacing w:val="-1"/>
          <w:sz w:val="21"/>
          <w:szCs w:val="21"/>
          <w:lang w:eastAsia="zh-TW"/>
        </w:rPr>
        <w:t>[k]</w:t>
      </w:r>
      <w:r w:rsidRPr="003D52BF">
        <w:rPr>
          <w:rFonts w:ascii="Times New Roman" w:hAnsi="Times New Roman" w:cs="Times New Roman"/>
        </w:rPr>
        <w:t xml:space="preserve"> </w:t>
      </w:r>
      <w:r w:rsidRPr="003D52BF">
        <w:rPr>
          <w:rFonts w:ascii="Times New Roman" w:eastAsia="PMingLiU" w:hAnsi="Times New Roman" w:cs="Times New Roman"/>
          <w:spacing w:val="-1"/>
          <w:sz w:val="21"/>
          <w:szCs w:val="21"/>
          <w:lang w:eastAsia="zh-TW"/>
        </w:rPr>
        <w:t>M. Galarnyk, G. Quer, K. McLaughlin, L. Ariniello, and S. R. Steinhubl, “Usability of a wrist-worn smartwatch in a direct-to-participant randomized pragmatic clinical trial,” Digit. Biomarkers, vol. 3, no. 3, pp. 176–184, 2019.</w:t>
      </w:r>
    </w:p>
    <w:p w14:paraId="1C13204E" w14:textId="29D660CA" w:rsidR="00B86FE2" w:rsidRPr="003D52BF" w:rsidRDefault="00B86FE2" w:rsidP="00B86FE2">
      <w:pPr>
        <w:ind w:left="469" w:right="208" w:hanging="316"/>
        <w:rPr>
          <w:rFonts w:ascii="Times New Roman" w:eastAsia="PMingLiU" w:hAnsi="Times New Roman" w:cs="Times New Roman"/>
          <w:spacing w:val="-1"/>
          <w:sz w:val="21"/>
          <w:szCs w:val="21"/>
          <w:lang w:eastAsia="zh-TW"/>
        </w:rPr>
      </w:pPr>
      <w:r w:rsidRPr="003D52BF">
        <w:rPr>
          <w:rFonts w:ascii="Times New Roman" w:eastAsia="PMingLiU" w:hAnsi="Times New Roman" w:cs="Times New Roman"/>
          <w:spacing w:val="-1"/>
          <w:sz w:val="21"/>
          <w:szCs w:val="21"/>
          <w:lang w:eastAsia="zh-TW"/>
        </w:rPr>
        <w:t>[</w:t>
      </w:r>
      <w:r w:rsidR="00771CE1">
        <w:rPr>
          <w:rFonts w:ascii="Times New Roman" w:eastAsia="PMingLiU" w:hAnsi="Times New Roman" w:cs="Times New Roman"/>
          <w:spacing w:val="-1"/>
          <w:sz w:val="21"/>
          <w:szCs w:val="21"/>
          <w:lang w:eastAsia="zh-TW"/>
        </w:rPr>
        <w:t>L</w:t>
      </w:r>
      <w:r w:rsidRPr="003D52BF">
        <w:rPr>
          <w:rFonts w:ascii="Times New Roman" w:eastAsia="PMingLiU" w:hAnsi="Times New Roman" w:cs="Times New Roman"/>
          <w:spacing w:val="-1"/>
          <w:sz w:val="21"/>
          <w:szCs w:val="21"/>
          <w:lang w:eastAsia="zh-TW"/>
        </w:rPr>
        <w:t>]</w:t>
      </w:r>
      <w:r w:rsidRPr="003D52BF">
        <w:rPr>
          <w:rFonts w:ascii="Times New Roman" w:hAnsi="Times New Roman" w:cs="Times New Roman"/>
        </w:rPr>
        <w:t xml:space="preserve"> </w:t>
      </w:r>
      <w:r w:rsidRPr="00B86FE2">
        <w:rPr>
          <w:rFonts w:ascii="Times New Roman" w:eastAsia="PMingLiU" w:hAnsi="Times New Roman" w:cs="Times New Roman"/>
          <w:spacing w:val="-1"/>
          <w:sz w:val="21"/>
          <w:szCs w:val="21"/>
          <w:lang w:eastAsia="zh-TW"/>
        </w:rPr>
        <w:t>Huang, Kewu et al. “Prevalence, risk factors, and management of asthma in China: a national cross-sectional study.” Lancet (London, England) vol. 394,10196 (2019): 407-418. doi:10.1016/S0140-6736(19)31147-X</w:t>
      </w:r>
    </w:p>
    <w:p w14:paraId="10F63605" w14:textId="5CF4824C" w:rsidR="00B86FE2" w:rsidRDefault="00B86FE2" w:rsidP="00B86FE2">
      <w:pPr>
        <w:ind w:left="469" w:right="208" w:hanging="316"/>
        <w:rPr>
          <w:rFonts w:ascii="Times New Roman" w:eastAsia="PMingLiU" w:hAnsi="Times New Roman" w:cs="Times New Roman"/>
          <w:spacing w:val="-1"/>
          <w:sz w:val="21"/>
          <w:szCs w:val="21"/>
          <w:lang w:eastAsia="zh-TW"/>
        </w:rPr>
      </w:pPr>
      <w:r w:rsidRPr="003D52BF">
        <w:rPr>
          <w:rFonts w:ascii="Times New Roman" w:eastAsia="PMingLiU" w:hAnsi="Times New Roman" w:cs="Times New Roman"/>
          <w:spacing w:val="-1"/>
          <w:sz w:val="21"/>
          <w:szCs w:val="21"/>
          <w:lang w:eastAsia="zh-TW"/>
        </w:rPr>
        <w:t>[</w:t>
      </w:r>
      <w:r>
        <w:rPr>
          <w:rFonts w:ascii="Times New Roman" w:eastAsia="PMingLiU" w:hAnsi="Times New Roman" w:cs="Times New Roman"/>
          <w:spacing w:val="-1"/>
          <w:sz w:val="21"/>
          <w:szCs w:val="21"/>
          <w:lang w:eastAsia="zh-TW"/>
        </w:rPr>
        <w:t>m</w:t>
      </w:r>
      <w:r w:rsidRPr="003D52BF">
        <w:rPr>
          <w:rFonts w:ascii="Times New Roman" w:eastAsia="PMingLiU" w:hAnsi="Times New Roman" w:cs="Times New Roman"/>
          <w:spacing w:val="-1"/>
          <w:sz w:val="21"/>
          <w:szCs w:val="21"/>
          <w:lang w:eastAsia="zh-TW"/>
        </w:rPr>
        <w:t>]</w:t>
      </w:r>
      <w:r w:rsidRPr="003D52BF">
        <w:rPr>
          <w:rFonts w:ascii="Times New Roman" w:hAnsi="Times New Roman" w:cs="Times New Roman"/>
        </w:rPr>
        <w:t xml:space="preserve"> </w:t>
      </w:r>
      <w:r w:rsidR="003273FA" w:rsidRPr="003273FA">
        <w:rPr>
          <w:rFonts w:ascii="Times New Roman" w:eastAsia="PMingLiU" w:hAnsi="Times New Roman" w:cs="Times New Roman"/>
          <w:spacing w:val="-1"/>
          <w:sz w:val="21"/>
          <w:szCs w:val="21"/>
          <w:lang w:eastAsia="zh-TW"/>
        </w:rPr>
        <w:t>Wang C, Xu J, Yang L, et al. Prevalence and risk factors of chronic obstructive pulmonary disease in China (the China Pulmonary Health [CPH] study): a national cross-sectional study. Lancet. 2018;391(10131):1706-1717. doi:10.1016/S0140-6736(18)30841-9</w:t>
      </w:r>
    </w:p>
    <w:p w14:paraId="70829050" w14:textId="346080AB" w:rsidR="00CD5CE4" w:rsidRDefault="00CD5CE4" w:rsidP="00CD5CE4">
      <w:pPr>
        <w:ind w:left="469" w:right="208" w:hanging="316"/>
        <w:rPr>
          <w:rFonts w:ascii="Times New Roman" w:eastAsia="PMingLiU" w:hAnsi="Times New Roman" w:cs="Times New Roman"/>
          <w:spacing w:val="-1"/>
          <w:sz w:val="21"/>
          <w:szCs w:val="21"/>
          <w:lang w:eastAsia="zh-TW"/>
        </w:rPr>
      </w:pPr>
      <w:r>
        <w:rPr>
          <w:rFonts w:ascii="Times New Roman" w:eastAsia="PMingLiU" w:hAnsi="Times New Roman" w:cs="Times New Roman" w:hint="eastAsia"/>
          <w:spacing w:val="-1"/>
          <w:sz w:val="21"/>
          <w:szCs w:val="21"/>
          <w:lang w:eastAsia="zh-TW"/>
        </w:rPr>
        <w:t>[n</w:t>
      </w:r>
      <w:r>
        <w:rPr>
          <w:rFonts w:ascii="Times New Roman" w:eastAsia="PMingLiU" w:hAnsi="Times New Roman" w:cs="Times New Roman"/>
          <w:spacing w:val="-1"/>
          <w:sz w:val="21"/>
          <w:szCs w:val="21"/>
          <w:lang w:eastAsia="zh-TW"/>
        </w:rPr>
        <w:t>]</w:t>
      </w:r>
      <w:r w:rsidRPr="00CD5CE4">
        <w:t xml:space="preserve"> </w:t>
      </w:r>
      <w:r w:rsidRPr="00CD5CE4">
        <w:rPr>
          <w:rFonts w:ascii="Times New Roman" w:eastAsia="PMingLiU" w:hAnsi="Times New Roman" w:cs="Times New Roman"/>
          <w:spacing w:val="-1"/>
          <w:sz w:val="21"/>
          <w:szCs w:val="21"/>
          <w:lang w:eastAsia="zh-TW"/>
        </w:rPr>
        <w:t>Swanney MP, Odea CA, Ingram ER, Rodwell LT, Borg BM. Spirometry training courses: Content, delivery and assessment – a position statement from the Australian and New Zealand Society of Respiratory Science July 2017</w:t>
      </w:r>
    </w:p>
    <w:p w14:paraId="2B3773C7" w14:textId="1E165773" w:rsidR="00CD5CE4" w:rsidRDefault="00CD5CE4" w:rsidP="00CD5CE4">
      <w:pPr>
        <w:ind w:left="469" w:right="208" w:hanging="316"/>
        <w:rPr>
          <w:rFonts w:ascii="Times New Roman" w:eastAsia="PMingLiU" w:hAnsi="Times New Roman" w:cs="Times New Roman"/>
          <w:spacing w:val="-1"/>
          <w:sz w:val="21"/>
          <w:szCs w:val="21"/>
          <w:lang w:eastAsia="zh-TW"/>
        </w:rPr>
      </w:pPr>
      <w:r>
        <w:rPr>
          <w:rFonts w:ascii="Times New Roman" w:eastAsia="PMingLiU" w:hAnsi="Times New Roman" w:cs="Times New Roman" w:hint="eastAsia"/>
          <w:spacing w:val="-1"/>
          <w:sz w:val="21"/>
          <w:szCs w:val="21"/>
          <w:lang w:eastAsia="zh-TW"/>
        </w:rPr>
        <w:t>[</w:t>
      </w:r>
      <w:r>
        <w:rPr>
          <w:rFonts w:ascii="Times New Roman" w:eastAsia="PMingLiU" w:hAnsi="Times New Roman" w:cs="Times New Roman"/>
          <w:spacing w:val="-1"/>
          <w:sz w:val="21"/>
          <w:szCs w:val="21"/>
          <w:lang w:eastAsia="zh-TW"/>
        </w:rPr>
        <w:t xml:space="preserve">o] </w:t>
      </w:r>
      <w:r w:rsidRPr="00CD5CE4">
        <w:rPr>
          <w:rFonts w:ascii="Times New Roman" w:eastAsia="PMingLiU" w:hAnsi="Times New Roman" w:cs="Times New Roman"/>
          <w:spacing w:val="-1"/>
          <w:sz w:val="21"/>
          <w:szCs w:val="21"/>
          <w:lang w:eastAsia="zh-TW"/>
        </w:rPr>
        <w:t>Eaton T, Withy S, Garrett JE, Mercer J, Whitlock RM, Rea HH. Spirometry in primary care practice. The importance of quality assurance and the impact of spirometry workshops Chest 1999; 116: 416-23</w:t>
      </w:r>
    </w:p>
    <w:p w14:paraId="5A25A766" w14:textId="3604DD88" w:rsidR="006D4279" w:rsidRDefault="006D4279" w:rsidP="00CD5CE4">
      <w:pPr>
        <w:ind w:left="469" w:right="208" w:hanging="316"/>
        <w:rPr>
          <w:rFonts w:ascii="Times New Roman" w:eastAsia="PMingLiU" w:hAnsi="Times New Roman" w:cs="Times New Roman"/>
          <w:spacing w:val="-1"/>
          <w:sz w:val="21"/>
          <w:szCs w:val="21"/>
          <w:lang w:eastAsia="zh-TW"/>
        </w:rPr>
      </w:pPr>
      <w:r>
        <w:rPr>
          <w:rFonts w:ascii="Times New Roman" w:eastAsia="PMingLiU" w:hAnsi="Times New Roman" w:cs="Times New Roman" w:hint="eastAsia"/>
          <w:spacing w:val="-1"/>
          <w:sz w:val="21"/>
          <w:szCs w:val="21"/>
          <w:lang w:eastAsia="zh-TW"/>
        </w:rPr>
        <w:t>[</w:t>
      </w:r>
      <w:r>
        <w:rPr>
          <w:rFonts w:ascii="Times New Roman" w:eastAsia="PMingLiU" w:hAnsi="Times New Roman" w:cs="Times New Roman"/>
          <w:spacing w:val="-1"/>
          <w:sz w:val="21"/>
          <w:szCs w:val="21"/>
          <w:lang w:eastAsia="zh-TW"/>
        </w:rPr>
        <w:t xml:space="preserve">p] </w:t>
      </w:r>
      <w:r w:rsidRPr="006D4279">
        <w:rPr>
          <w:rFonts w:ascii="Times New Roman" w:eastAsia="PMingLiU" w:hAnsi="Times New Roman" w:cs="Times New Roman"/>
          <w:spacing w:val="-1"/>
          <w:sz w:val="21"/>
          <w:szCs w:val="21"/>
          <w:lang w:eastAsia="zh-TW"/>
        </w:rPr>
        <w:t>Dalbak LG, Straand J, Melbye H. Should pulse oximetry be included in GPs' assessment of patients with obstructive lung disease? Scand J Prim Health Care. 2015;33(4):305-10. doi: 10.3109/02813432.2015.1117283. Epub 2015 Dec 11. PMID: 26654760; PMCID: PMC4750741.</w:t>
      </w:r>
    </w:p>
    <w:p w14:paraId="5142F61D" w14:textId="3A87F981" w:rsidR="004B7F55" w:rsidRDefault="00C80CF5" w:rsidP="00525022">
      <w:pPr>
        <w:ind w:left="469" w:right="208" w:hanging="316"/>
        <w:rPr>
          <w:sz w:val="20"/>
          <w:szCs w:val="20"/>
          <w:lang w:eastAsia="zh-CN"/>
        </w:rPr>
      </w:pPr>
      <w:r>
        <w:rPr>
          <w:rFonts w:ascii="Times New Roman" w:eastAsia="PMingLiU" w:hAnsi="Times New Roman" w:cs="Times New Roman" w:hint="eastAsia"/>
          <w:spacing w:val="-1"/>
          <w:sz w:val="21"/>
          <w:szCs w:val="21"/>
          <w:lang w:eastAsia="zh-TW"/>
        </w:rPr>
        <w:t>[q</w:t>
      </w:r>
      <w:r>
        <w:rPr>
          <w:rFonts w:ascii="Times New Roman" w:eastAsia="PMingLiU" w:hAnsi="Times New Roman" w:cs="Times New Roman"/>
          <w:spacing w:val="-1"/>
          <w:sz w:val="21"/>
          <w:szCs w:val="21"/>
          <w:lang w:eastAsia="zh-TW"/>
        </w:rPr>
        <w:t xml:space="preserve">] </w:t>
      </w:r>
      <w:r w:rsidRPr="00C80CF5">
        <w:rPr>
          <w:rFonts w:ascii="Times New Roman" w:eastAsia="PMingLiU" w:hAnsi="Times New Roman" w:cs="Times New Roman"/>
          <w:spacing w:val="-1"/>
          <w:sz w:val="21"/>
          <w:szCs w:val="21"/>
          <w:lang w:eastAsia="zh-TW"/>
        </w:rPr>
        <w:t>Zhou J, Yu N, Li X, Wang W. Accuracy of Six Chronic Obstructive Pulmonary Disease Screening Questionnaires in the Chinese Population. Int J Chron Obstruct Pulmon Dis. 2022 Feb 10;17:317-327. doi: 10.2147/COPD.S341648. PMID: 35177900; PMCID: PMC8843418</w:t>
      </w:r>
    </w:p>
    <w:sectPr w:rsidR="004B7F55">
      <w:headerReference w:type="default" r:id="rId50"/>
      <w:pgSz w:w="11905" w:h="16840"/>
      <w:pgMar w:top="1100" w:right="960" w:bottom="1180" w:left="980" w:header="877" w:footer="982"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朱 威" w:date="2022-10-25T22:09:00Z" w:initials="朱">
    <w:p w14:paraId="023EA166" w14:textId="77777777" w:rsidR="00E81F79" w:rsidRDefault="00E81F79">
      <w:pPr>
        <w:pStyle w:val="ad"/>
        <w:rPr>
          <w:lang w:eastAsia="zh-CN"/>
        </w:rPr>
      </w:pPr>
      <w:r>
        <w:rPr>
          <w:rStyle w:val="ac"/>
        </w:rPr>
        <w:annotationRef/>
      </w:r>
      <w:r>
        <w:rPr>
          <w:rFonts w:hint="eastAsia"/>
          <w:lang w:eastAsia="zh-CN"/>
        </w:rPr>
        <w:t>基于预训练卷积网络与创新型的快速集成方法的咳嗽音分类模型</w:t>
      </w:r>
    </w:p>
    <w:p w14:paraId="525EDE5A" w14:textId="77777777" w:rsidR="009B63BC" w:rsidRDefault="009B63BC">
      <w:pPr>
        <w:pStyle w:val="ad"/>
        <w:rPr>
          <w:lang w:eastAsia="zh-CN"/>
        </w:rPr>
      </w:pPr>
    </w:p>
    <w:p w14:paraId="0594D194" w14:textId="50795DF0" w:rsidR="009B63BC" w:rsidRDefault="009B63BC">
      <w:pPr>
        <w:pStyle w:val="ad"/>
        <w:rPr>
          <w:rFonts w:hint="eastAsia"/>
          <w:lang w:eastAsia="zh-CN"/>
        </w:rPr>
      </w:pPr>
      <w:r>
        <w:rPr>
          <w:rFonts w:hint="eastAsia"/>
          <w:lang w:eastAsia="zh-CN"/>
        </w:rPr>
        <w:t>统一名称：快速集成卷积网络，或者</w:t>
      </w:r>
      <w:r>
        <w:rPr>
          <w:rFonts w:hint="eastAsia"/>
          <w:lang w:eastAsia="zh-CN"/>
        </w:rPr>
        <w:t>快速集成卷积</w:t>
      </w:r>
      <w:r>
        <w:rPr>
          <w:rFonts w:hint="eastAsia"/>
          <w:lang w:eastAsia="zh-CN"/>
        </w:rPr>
        <w:t>模型</w:t>
      </w:r>
    </w:p>
  </w:comment>
  <w:comment w:id="4" w:author="朱 威" w:date="2022-10-25T22:25:00Z" w:initials="朱">
    <w:p w14:paraId="0091BE35" w14:textId="38EA05A6" w:rsidR="00276364" w:rsidRDefault="00276364">
      <w:pPr>
        <w:pStyle w:val="ad"/>
        <w:rPr>
          <w:rFonts w:hint="eastAsia"/>
          <w:lang w:eastAsia="zh-CN"/>
        </w:rPr>
      </w:pPr>
      <w:r>
        <w:rPr>
          <w:rStyle w:val="ac"/>
        </w:rPr>
        <w:annotationRef/>
      </w:r>
      <w:r>
        <w:rPr>
          <w:rFonts w:hint="eastAsia"/>
          <w:lang w:eastAsia="zh-CN"/>
        </w:rPr>
        <w:t>本文采用了一种基于轻量级卷积网络和一种创新型快速集成方法的模型，在基于咳嗽音的肺部健康监测任务上获得了良好的表现，且模型可在</w:t>
      </w:r>
      <w:r>
        <w:rPr>
          <w:rFonts w:hint="eastAsia"/>
          <w:lang w:eastAsia="zh-CN"/>
        </w:rPr>
        <w:t>C</w:t>
      </w:r>
      <w:r>
        <w:rPr>
          <w:lang w:eastAsia="zh-CN"/>
        </w:rPr>
        <w:t>PU</w:t>
      </w:r>
      <w:r>
        <w:rPr>
          <w:rFonts w:hint="eastAsia"/>
          <w:lang w:eastAsia="zh-CN"/>
        </w:rPr>
        <w:t>设备上进行部署。</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94D194" w15:done="0"/>
  <w15:commentEx w15:paraId="0091BE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2DD09" w16cex:dateUtc="2022-10-25T14:09:00Z"/>
  <w16cex:commentExtensible w16cex:durableId="2702E0D4" w16cex:dateUtc="2022-10-25T1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94D194" w16cid:durableId="2702DD09"/>
  <w16cid:commentId w16cid:paraId="0091BE35" w16cid:durableId="2702E0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5641A" w14:textId="77777777" w:rsidR="00D70693" w:rsidRDefault="00D70693">
      <w:r>
        <w:separator/>
      </w:r>
    </w:p>
  </w:endnote>
  <w:endnote w:type="continuationSeparator" w:id="0">
    <w:p w14:paraId="7B4933F1" w14:textId="77777777" w:rsidR="00D70693" w:rsidRDefault="00D706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NimbusRomNo9L-Regu">
    <w:altName w:val="Cambria"/>
    <w:panose1 w:val="00000000000000000000"/>
    <w:charset w:val="00"/>
    <w:family w:val="roman"/>
    <w:notTrueType/>
    <w:pitch w:val="default"/>
  </w:font>
  <w:font w:name="PMingLiU">
    <w:altName w:val="Microsoft JhengHei"/>
    <w:panose1 w:val="02010601000101010101"/>
    <w:charset w:val="88"/>
    <w:family w:val="roman"/>
    <w:pitch w:val="variable"/>
    <w:sig w:usb0="A00002FF" w:usb1="28CFFCFA" w:usb2="00000016" w:usb3="00000000" w:csb0="00100001" w:csb1="00000000"/>
  </w:font>
  <w:font w:name="微软雅黑">
    <w:altName w:val="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09EAD" w14:textId="77777777" w:rsidR="004B7F55" w:rsidRDefault="00625C02">
    <w:pPr>
      <w:spacing w:line="200" w:lineRule="exact"/>
      <w:rPr>
        <w:sz w:val="20"/>
        <w:szCs w:val="20"/>
      </w:rPr>
    </w:pPr>
    <w:r>
      <w:rPr>
        <w:noProof/>
      </w:rPr>
      <mc:AlternateContent>
        <mc:Choice Requires="wps">
          <w:drawing>
            <wp:anchor distT="0" distB="0" distL="114300" distR="114300" simplePos="0" relativeHeight="503308437" behindDoc="1" locked="0" layoutInCell="1" allowOverlap="1" wp14:anchorId="7CD35400" wp14:editId="524A6D80">
              <wp:simplePos x="0" y="0"/>
              <wp:positionH relativeFrom="page">
                <wp:posOffset>3729355</wp:posOffset>
              </wp:positionH>
              <wp:positionV relativeFrom="page">
                <wp:posOffset>9930130</wp:posOffset>
              </wp:positionV>
              <wp:extent cx="101600" cy="139700"/>
              <wp:effectExtent l="0" t="0" r="0" b="0"/>
              <wp:wrapNone/>
              <wp:docPr id="713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16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1B9C5" w14:textId="48E180C7" w:rsidR="004B7F55" w:rsidRDefault="00000000">
                          <w:pPr>
                            <w:spacing w:line="204" w:lineRule="exact"/>
                            <w:ind w:left="20"/>
                            <w:rPr>
                              <w:rFonts w:ascii="Times New Roman" w:eastAsia="Times New Roman" w:hAnsi="Times New Roman" w:cs="Times New Roman"/>
                              <w:sz w:val="18"/>
                              <w:szCs w:val="18"/>
                            </w:rPr>
                          </w:pPr>
                          <w:r>
                            <w:rPr>
                              <w:rFonts w:ascii="Times New Roman" w:eastAsia="Times New Roman" w:hAnsi="Times New Roman" w:cs="Times New Roman"/>
                              <w:sz w:val="18"/>
                              <w:szCs w:val="18"/>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35400" id="_x0000_t202" coordsize="21600,21600" o:spt="202" path="m,l,21600r21600,l21600,xe">
              <v:stroke joinstyle="miter"/>
              <v:path gradientshapeok="t" o:connecttype="rect"/>
            </v:shapetype>
            <v:shape id="Text Box 51" o:spid="_x0000_s1027" type="#_x0000_t202" style="position:absolute;margin-left:293.65pt;margin-top:781.9pt;width:8pt;height:11pt;z-index:-80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" filled="f" stroked="f">
              <v:path arrowok="t"/>
              <v:textbox inset="0,0,0,0">
                <w:txbxContent>
                  <w:p w14:paraId="2AF1B9C5" w14:textId="48E180C7" w:rsidR="004B7F55" w:rsidRDefault="00000000">
                    <w:pPr>
                      <w:spacing w:line="204" w:lineRule="exact"/>
                      <w:ind w:left="20"/>
                      <w:rPr>
                        <w:rFonts w:ascii="Times New Roman" w:eastAsia="Times New Roman" w:hAnsi="Times New Roman" w:cs="Times New Roman"/>
                        <w:sz w:val="18"/>
                        <w:szCs w:val="18"/>
                      </w:rPr>
                    </w:pPr>
                    <w:r>
                      <w:rPr>
                        <w:rFonts w:ascii="Times New Roman" w:eastAsia="Times New Roman" w:hAnsi="Times New Roman" w:cs="Times New Roman"/>
                        <w:sz w:val="18"/>
                        <w:szCs w:val="18"/>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A9622" w14:textId="77777777" w:rsidR="004B7F55" w:rsidRDefault="00625C02">
    <w:pPr>
      <w:spacing w:line="200" w:lineRule="exact"/>
      <w:rPr>
        <w:sz w:val="20"/>
        <w:szCs w:val="20"/>
      </w:rPr>
    </w:pPr>
    <w:r>
      <w:rPr>
        <w:noProof/>
      </w:rPr>
      <mc:AlternateContent>
        <mc:Choice Requires="wps">
          <w:drawing>
            <wp:anchor distT="0" distB="0" distL="114300" distR="114300" simplePos="0" relativeHeight="503308440" behindDoc="1" locked="0" layoutInCell="1" allowOverlap="1" wp14:anchorId="23BD587F" wp14:editId="31F8C299">
              <wp:simplePos x="0" y="0"/>
              <wp:positionH relativeFrom="page">
                <wp:posOffset>3693795</wp:posOffset>
              </wp:positionH>
              <wp:positionV relativeFrom="page">
                <wp:posOffset>9930130</wp:posOffset>
              </wp:positionV>
              <wp:extent cx="171450" cy="139700"/>
              <wp:effectExtent l="0" t="0" r="0" b="0"/>
              <wp:wrapNone/>
              <wp:docPr id="712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09614" w14:textId="74CC1601" w:rsidR="004B7F55" w:rsidRDefault="00772687">
                          <w:pPr>
                            <w:spacing w:line="204" w:lineRule="exact"/>
                            <w:ind w:left="40"/>
                            <w:rPr>
                              <w:rFonts w:ascii="Times New Roman" w:eastAsia="Times New Roman" w:hAnsi="Times New Roman" w:cs="Times New Roman"/>
                              <w:sz w:val="18"/>
                              <w:szCs w:val="18"/>
                            </w:rPr>
                          </w:pPr>
                          <w: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D587F" id="_x0000_t202" coordsize="21600,21600" o:spt="202" path="m,l,21600r21600,l21600,xe">
              <v:stroke joinstyle="miter"/>
              <v:path gradientshapeok="t" o:connecttype="rect"/>
            </v:shapetype>
            <v:shape id="Text Box 48" o:spid="_x0000_s1029" type="#_x0000_t202" style="position:absolute;margin-left:290.85pt;margin-top:781.9pt;width:13.5pt;height:11pt;z-index:-8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" filled="f" stroked="f">
              <v:path arrowok="t"/>
              <v:textbox inset="0,0,0,0">
                <w:txbxContent>
                  <w:p w14:paraId="31109614" w14:textId="74CC1601" w:rsidR="004B7F55" w:rsidRDefault="00772687">
                    <w:pPr>
                      <w:spacing w:line="204" w:lineRule="exact"/>
                      <w:ind w:left="40"/>
                      <w:rPr>
                        <w:rFonts w:ascii="Times New Roman" w:eastAsia="Times New Roman" w:hAnsi="Times New Roman" w:cs="Times New Roman"/>
                        <w:sz w:val="18"/>
                        <w:szCs w:val="18"/>
                      </w:rPr>
                    </w:pPr>
                    <w:r>
                      <w:t>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D482B" w14:textId="77777777" w:rsidR="004B7F55" w:rsidRDefault="00625C02">
    <w:pPr>
      <w:spacing w:line="200" w:lineRule="exact"/>
      <w:rPr>
        <w:sz w:val="20"/>
        <w:szCs w:val="20"/>
      </w:rPr>
    </w:pPr>
    <w:r>
      <w:rPr>
        <w:noProof/>
      </w:rPr>
      <mc:AlternateContent>
        <mc:Choice Requires="wps">
          <w:drawing>
            <wp:anchor distT="0" distB="0" distL="114300" distR="114300" simplePos="0" relativeHeight="503308445" behindDoc="1" locked="0" layoutInCell="1" allowOverlap="1" wp14:anchorId="2569FF6C" wp14:editId="6E788675">
              <wp:simplePos x="0" y="0"/>
              <wp:positionH relativeFrom="page">
                <wp:posOffset>3726180</wp:posOffset>
              </wp:positionH>
              <wp:positionV relativeFrom="page">
                <wp:posOffset>9930130</wp:posOffset>
              </wp:positionV>
              <wp:extent cx="107950" cy="139700"/>
              <wp:effectExtent l="0" t="0" r="0" b="0"/>
              <wp:wrapNone/>
              <wp:docPr id="712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79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EBDC2" w14:textId="77777777" w:rsidR="004B7F55" w:rsidRDefault="00000000">
                          <w:pPr>
                            <w:spacing w:line="204" w:lineRule="exact"/>
                            <w:ind w:left="40"/>
                            <w:rPr>
                              <w:rFonts w:ascii="Times New Roman" w:eastAsia="Times New Roman" w:hAnsi="Times New Roman" w:cs="Times New Roman"/>
                              <w:sz w:val="18"/>
                              <w:szCs w:val="18"/>
                            </w:rPr>
                          </w:pPr>
                          <w:r>
                            <w:fldChar w:fldCharType="begin"/>
                          </w:r>
                          <w:r>
                            <w:rPr>
                              <w:rFonts w:ascii="Times New Roman" w:eastAsia="Times New Roman" w:hAnsi="Times New Roman" w:cs="Times New Roman"/>
                              <w:sz w:val="18"/>
                              <w:szCs w:val="18"/>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69FF6C" id="_x0000_t202" coordsize="21600,21600" o:spt="202" path="m,l,21600r21600,l21600,xe">
              <v:stroke joinstyle="miter"/>
              <v:path gradientshapeok="t" o:connecttype="rect"/>
            </v:shapetype>
            <v:shape id="Text Box 42" o:spid="_x0000_s1031" type="#_x0000_t202" style="position:absolute;margin-left:293.4pt;margin-top:781.9pt;width:8.5pt;height:11pt;z-index:-803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" filled="f" stroked="f">
              <v:path arrowok="t"/>
              <v:textbox inset="0,0,0,0">
                <w:txbxContent>
                  <w:p w14:paraId="6EBEBDC2" w14:textId="77777777" w:rsidR="004B7F55" w:rsidRDefault="00000000">
                    <w:pPr>
                      <w:spacing w:line="204" w:lineRule="exact"/>
                      <w:ind w:left="40"/>
                      <w:rPr>
                        <w:rFonts w:ascii="Times New Roman" w:eastAsia="Times New Roman" w:hAnsi="Times New Roman" w:cs="Times New Roman"/>
                        <w:sz w:val="18"/>
                        <w:szCs w:val="18"/>
                      </w:rPr>
                    </w:pPr>
                    <w:r>
                      <w:fldChar w:fldCharType="begin"/>
                    </w:r>
                    <w:r>
                      <w:rPr>
                        <w:rFonts w:ascii="Times New Roman" w:eastAsia="Times New Roman" w:hAnsi="Times New Roman" w:cs="Times New Roman"/>
                        <w:sz w:val="18"/>
                        <w:szCs w:val="18"/>
                      </w:rPr>
                      <w:instrText xml:space="preserve"> PAGE </w:instrText>
                    </w:r>
                    <w:r>
                      <w:fldChar w:fldCharType="separate"/>
                    </w:r>
                    <w:r>
                      <w:t>4</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34797" w14:textId="77777777" w:rsidR="004B7F55" w:rsidRDefault="00625C02">
    <w:pPr>
      <w:spacing w:line="200" w:lineRule="exact"/>
      <w:rPr>
        <w:sz w:val="20"/>
        <w:szCs w:val="20"/>
      </w:rPr>
    </w:pPr>
    <w:r>
      <w:rPr>
        <w:noProof/>
      </w:rPr>
      <mc:AlternateContent>
        <mc:Choice Requires="wps">
          <w:drawing>
            <wp:anchor distT="0" distB="0" distL="114300" distR="114300" simplePos="0" relativeHeight="503308450" behindDoc="1" locked="0" layoutInCell="1" allowOverlap="1" wp14:anchorId="2243AB4D" wp14:editId="190F5E8D">
              <wp:simplePos x="0" y="0"/>
              <wp:positionH relativeFrom="page">
                <wp:posOffset>3726180</wp:posOffset>
              </wp:positionH>
              <wp:positionV relativeFrom="page">
                <wp:posOffset>9930130</wp:posOffset>
              </wp:positionV>
              <wp:extent cx="107950" cy="139700"/>
              <wp:effectExtent l="0" t="0" r="0" b="0"/>
              <wp:wrapNone/>
              <wp:docPr id="711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79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E1DE" w14:textId="77777777" w:rsidR="004B7F55" w:rsidRDefault="00000000">
                          <w:pPr>
                            <w:spacing w:line="204" w:lineRule="exact"/>
                            <w:ind w:left="40"/>
                            <w:rPr>
                              <w:rFonts w:ascii="Times New Roman" w:eastAsia="Times New Roman" w:hAnsi="Times New Roman" w:cs="Times New Roman"/>
                              <w:sz w:val="18"/>
                              <w:szCs w:val="18"/>
                            </w:rPr>
                          </w:pPr>
                          <w:r>
                            <w:fldChar w:fldCharType="begin"/>
                          </w:r>
                          <w:r>
                            <w:rPr>
                              <w:rFonts w:ascii="Times New Roman" w:eastAsia="Times New Roman" w:hAnsi="Times New Roman" w:cs="Times New Roman"/>
                              <w:sz w:val="18"/>
                              <w:szCs w:val="18"/>
                            </w:rP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43AB4D" id="_x0000_t202" coordsize="21600,21600" o:spt="202" path="m,l,21600r21600,l21600,xe">
              <v:stroke joinstyle="miter"/>
              <v:path gradientshapeok="t" o:connecttype="rect"/>
            </v:shapetype>
            <v:shape id="Text Box 36" o:spid="_x0000_s1033" type="#_x0000_t202" style="position:absolute;margin-left:293.4pt;margin-top:781.9pt;width:8.5pt;height:11pt;z-index:-803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" filled="f" stroked="f">
              <v:path arrowok="t"/>
              <v:textbox inset="0,0,0,0">
                <w:txbxContent>
                  <w:p w14:paraId="5332E1DE" w14:textId="77777777" w:rsidR="004B7F55" w:rsidRDefault="00000000">
                    <w:pPr>
                      <w:spacing w:line="204" w:lineRule="exact"/>
                      <w:ind w:left="40"/>
                      <w:rPr>
                        <w:rFonts w:ascii="Times New Roman" w:eastAsia="Times New Roman" w:hAnsi="Times New Roman" w:cs="Times New Roman"/>
                        <w:sz w:val="18"/>
                        <w:szCs w:val="18"/>
                      </w:rPr>
                    </w:pPr>
                    <w:r>
                      <w:fldChar w:fldCharType="begin"/>
                    </w:r>
                    <w:r>
                      <w:rPr>
                        <w:rFonts w:ascii="Times New Roman" w:eastAsia="Times New Roman" w:hAnsi="Times New Roman" w:cs="Times New Roman"/>
                        <w:sz w:val="18"/>
                        <w:szCs w:val="18"/>
                      </w:rPr>
                      <w:instrText xml:space="preserve"> PAGE </w:instrText>
                    </w:r>
                    <w:r>
                      <w:fldChar w:fldCharType="separate"/>
                    </w:r>
                    <w:r>
                      <w:t>8</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94F4F" w14:textId="77777777" w:rsidR="004B7F55" w:rsidRDefault="00625C02">
    <w:pPr>
      <w:spacing w:line="200" w:lineRule="exact"/>
      <w:rPr>
        <w:sz w:val="20"/>
        <w:szCs w:val="20"/>
      </w:rPr>
    </w:pPr>
    <w:r>
      <w:rPr>
        <w:noProof/>
      </w:rPr>
      <mc:AlternateContent>
        <mc:Choice Requires="wps">
          <w:drawing>
            <wp:anchor distT="0" distB="0" distL="114300" distR="114300" simplePos="0" relativeHeight="503308456" behindDoc="1" locked="0" layoutInCell="1" allowOverlap="1" wp14:anchorId="275753A8" wp14:editId="5C310F13">
              <wp:simplePos x="0" y="0"/>
              <wp:positionH relativeFrom="page">
                <wp:posOffset>3697605</wp:posOffset>
              </wp:positionH>
              <wp:positionV relativeFrom="page">
                <wp:posOffset>9930130</wp:posOffset>
              </wp:positionV>
              <wp:extent cx="165100" cy="139700"/>
              <wp:effectExtent l="0" t="0" r="0" b="0"/>
              <wp:wrapNone/>
              <wp:docPr id="710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51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BFB30" w14:textId="77777777" w:rsidR="004B7F55" w:rsidRDefault="00000000">
                          <w:pPr>
                            <w:spacing w:line="204" w:lineRule="exact"/>
                            <w:ind w:left="40"/>
                            <w:rPr>
                              <w:rFonts w:ascii="Times New Roman" w:eastAsia="Times New Roman" w:hAnsi="Times New Roman" w:cs="Times New Roman"/>
                              <w:sz w:val="18"/>
                              <w:szCs w:val="18"/>
                            </w:rPr>
                          </w:pPr>
                          <w:r>
                            <w:fldChar w:fldCharType="begin"/>
                          </w:r>
                          <w:r>
                            <w:rPr>
                              <w:rFonts w:ascii="Times New Roman" w:eastAsia="Times New Roman" w:hAnsi="Times New Roman" w:cs="Times New Roman"/>
                              <w:sz w:val="18"/>
                              <w:szCs w:val="18"/>
                            </w:rP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5753A8" id="_x0000_t202" coordsize="21600,21600" o:spt="202" path="m,l,21600r21600,l21600,xe">
              <v:stroke joinstyle="miter"/>
              <v:path gradientshapeok="t" o:connecttype="rect"/>
            </v:shapetype>
            <v:shape id="Text Box 29" o:spid="_x0000_s1034" type="#_x0000_t202" style="position:absolute;margin-left:291.15pt;margin-top:781.9pt;width:13pt;height:11pt;z-index:-8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" filled="f" stroked="f">
              <v:path arrowok="t"/>
              <v:textbox inset="0,0,0,0">
                <w:txbxContent>
                  <w:p w14:paraId="317BFB30" w14:textId="77777777" w:rsidR="004B7F55" w:rsidRDefault="00000000">
                    <w:pPr>
                      <w:spacing w:line="204" w:lineRule="exact"/>
                      <w:ind w:left="40"/>
                      <w:rPr>
                        <w:rFonts w:ascii="Times New Roman" w:eastAsia="Times New Roman" w:hAnsi="Times New Roman" w:cs="Times New Roman"/>
                        <w:sz w:val="18"/>
                        <w:szCs w:val="18"/>
                      </w:rPr>
                    </w:pPr>
                    <w:r>
                      <w:fldChar w:fldCharType="begin"/>
                    </w:r>
                    <w:r>
                      <w:rPr>
                        <w:rFonts w:ascii="Times New Roman" w:eastAsia="Times New Roman" w:hAnsi="Times New Roman" w:cs="Times New Roman"/>
                        <w:sz w:val="18"/>
                        <w:szCs w:val="18"/>
                      </w:rPr>
                      <w:instrText xml:space="preserve"> PAGE </w:instrText>
                    </w:r>
                    <w:r>
                      <w:fldChar w:fldCharType="separate"/>
                    </w:r>
                    <w:r>
                      <w:t>19</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F3566" w14:textId="77777777" w:rsidR="004B7F55" w:rsidRDefault="00625C02">
    <w:pPr>
      <w:spacing w:line="200" w:lineRule="exact"/>
      <w:rPr>
        <w:sz w:val="20"/>
        <w:szCs w:val="20"/>
      </w:rPr>
    </w:pPr>
    <w:r>
      <w:rPr>
        <w:noProof/>
      </w:rPr>
      <mc:AlternateContent>
        <mc:Choice Requires="wps">
          <w:drawing>
            <wp:anchor distT="0" distB="0" distL="114300" distR="114300" simplePos="0" relativeHeight="503308460" behindDoc="1" locked="0" layoutInCell="1" allowOverlap="1" wp14:anchorId="3B76224E" wp14:editId="3E0ED6C3">
              <wp:simplePos x="0" y="0"/>
              <wp:positionH relativeFrom="page">
                <wp:posOffset>3697605</wp:posOffset>
              </wp:positionH>
              <wp:positionV relativeFrom="page">
                <wp:posOffset>9930130</wp:posOffset>
              </wp:positionV>
              <wp:extent cx="165100" cy="139700"/>
              <wp:effectExtent l="0" t="0" r="0" b="0"/>
              <wp:wrapNone/>
              <wp:docPr id="710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51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F63D0" w14:textId="77777777" w:rsidR="004B7F55" w:rsidRDefault="00000000">
                          <w:pPr>
                            <w:spacing w:line="204" w:lineRule="exact"/>
                            <w:ind w:left="40"/>
                            <w:rPr>
                              <w:rFonts w:ascii="Times New Roman" w:eastAsia="Times New Roman" w:hAnsi="Times New Roman" w:cs="Times New Roman"/>
                              <w:sz w:val="18"/>
                              <w:szCs w:val="18"/>
                            </w:rPr>
                          </w:pPr>
                          <w:r>
                            <w:fldChar w:fldCharType="begin"/>
                          </w:r>
                          <w:r>
                            <w:rPr>
                              <w:rFonts w:ascii="Times New Roman" w:eastAsia="Times New Roman" w:hAnsi="Times New Roman" w:cs="Times New Roman"/>
                              <w:sz w:val="18"/>
                              <w:szCs w:val="18"/>
                            </w:rPr>
                            <w:instrText xml:space="preserve"> PAGE </w:instrText>
                          </w:r>
                          <w:r>
                            <w:fldChar w:fldCharType="separate"/>
                          </w:r>
                          <w:r>
                            <w:t>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76224E" id="_x0000_t202" coordsize="21600,21600" o:spt="202" path="m,l,21600r21600,l21600,xe">
              <v:stroke joinstyle="miter"/>
              <v:path gradientshapeok="t" o:connecttype="rect"/>
            </v:shapetype>
            <v:shape id="Text Box 24" o:spid="_x0000_s1036" type="#_x0000_t202" style="position:absolute;margin-left:291.15pt;margin-top:781.9pt;width:13pt;height:11pt;z-index:-80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" filled="f" stroked="f">
              <v:path arrowok="t"/>
              <v:textbox inset="0,0,0,0">
                <w:txbxContent>
                  <w:p w14:paraId="3E0F63D0" w14:textId="77777777" w:rsidR="004B7F55" w:rsidRDefault="00000000">
                    <w:pPr>
                      <w:spacing w:line="204" w:lineRule="exact"/>
                      <w:ind w:left="40"/>
                      <w:rPr>
                        <w:rFonts w:ascii="Times New Roman" w:eastAsia="Times New Roman" w:hAnsi="Times New Roman" w:cs="Times New Roman"/>
                        <w:sz w:val="18"/>
                        <w:szCs w:val="18"/>
                      </w:rPr>
                    </w:pPr>
                    <w:r>
                      <w:fldChar w:fldCharType="begin"/>
                    </w:r>
                    <w:r>
                      <w:rPr>
                        <w:rFonts w:ascii="Times New Roman" w:eastAsia="Times New Roman" w:hAnsi="Times New Roman" w:cs="Times New Roman"/>
                        <w:sz w:val="18"/>
                        <w:szCs w:val="18"/>
                      </w:rPr>
                      <w:instrText xml:space="preserve"> PAGE </w:instrText>
                    </w:r>
                    <w:r>
                      <w:fldChar w:fldCharType="separate"/>
                    </w:r>
                    <w:r>
                      <w:t>32</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2D1A5" w14:textId="77777777" w:rsidR="004B7F55" w:rsidRDefault="00625C02">
    <w:pPr>
      <w:spacing w:line="200" w:lineRule="exact"/>
      <w:rPr>
        <w:sz w:val="20"/>
        <w:szCs w:val="20"/>
      </w:rPr>
    </w:pPr>
    <w:r>
      <w:rPr>
        <w:noProof/>
      </w:rPr>
      <mc:AlternateContent>
        <mc:Choice Requires="wps">
          <w:drawing>
            <wp:anchor distT="0" distB="0" distL="114300" distR="114300" simplePos="0" relativeHeight="503308465" behindDoc="1" locked="0" layoutInCell="1" allowOverlap="1" wp14:anchorId="3829CDC1" wp14:editId="36C73390">
              <wp:simplePos x="0" y="0"/>
              <wp:positionH relativeFrom="page">
                <wp:posOffset>3697605</wp:posOffset>
              </wp:positionH>
              <wp:positionV relativeFrom="page">
                <wp:posOffset>9930130</wp:posOffset>
              </wp:positionV>
              <wp:extent cx="165100" cy="139700"/>
              <wp:effectExtent l="0" t="0" r="0" b="0"/>
              <wp:wrapNone/>
              <wp:docPr id="709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51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9BD1" w14:textId="77777777" w:rsidR="004B7F55" w:rsidRDefault="00000000">
                          <w:pPr>
                            <w:spacing w:line="204" w:lineRule="exact"/>
                            <w:ind w:left="40"/>
                            <w:rPr>
                              <w:rFonts w:ascii="Times New Roman" w:eastAsia="Times New Roman" w:hAnsi="Times New Roman" w:cs="Times New Roman"/>
                              <w:sz w:val="18"/>
                              <w:szCs w:val="18"/>
                            </w:rPr>
                          </w:pPr>
                          <w:r>
                            <w:fldChar w:fldCharType="begin"/>
                          </w:r>
                          <w:r>
                            <w:rPr>
                              <w:rFonts w:ascii="Times New Roman" w:eastAsia="Times New Roman" w:hAnsi="Times New Roman" w:cs="Times New Roman"/>
                              <w:sz w:val="18"/>
                              <w:szCs w:val="18"/>
                            </w:rPr>
                            <w:instrText xml:space="preserve"> PAGE </w:instrText>
                          </w:r>
                          <w:r>
                            <w:fldChar w:fldCharType="separate"/>
                          </w:r>
                          <w:r>
                            <w:t>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29CDC1" id="_x0000_t202" coordsize="21600,21600" o:spt="202" path="m,l,21600r21600,l21600,xe">
              <v:stroke joinstyle="miter"/>
              <v:path gradientshapeok="t" o:connecttype="rect"/>
            </v:shapetype>
            <v:shape id="Text Box 18" o:spid="_x0000_s1037" type="#_x0000_t202" style="position:absolute;margin-left:291.15pt;margin-top:781.9pt;width:13pt;height:11pt;z-index:-801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" filled="f" stroked="f">
              <v:path arrowok="t"/>
              <v:textbox inset="0,0,0,0">
                <w:txbxContent>
                  <w:p w14:paraId="40889BD1" w14:textId="77777777" w:rsidR="004B7F55" w:rsidRDefault="00000000">
                    <w:pPr>
                      <w:spacing w:line="204" w:lineRule="exact"/>
                      <w:ind w:left="40"/>
                      <w:rPr>
                        <w:rFonts w:ascii="Times New Roman" w:eastAsia="Times New Roman" w:hAnsi="Times New Roman" w:cs="Times New Roman"/>
                        <w:sz w:val="18"/>
                        <w:szCs w:val="18"/>
                      </w:rPr>
                    </w:pPr>
                    <w:r>
                      <w:fldChar w:fldCharType="begin"/>
                    </w:r>
                    <w:r>
                      <w:rPr>
                        <w:rFonts w:ascii="Times New Roman" w:eastAsia="Times New Roman" w:hAnsi="Times New Roman" w:cs="Times New Roman"/>
                        <w:sz w:val="18"/>
                        <w:szCs w:val="18"/>
                      </w:rPr>
                      <w:instrText xml:space="preserve"> PAGE </w:instrText>
                    </w:r>
                    <w:r>
                      <w:fldChar w:fldCharType="separate"/>
                    </w:r>
                    <w:r>
                      <w:t>43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A0159" w14:textId="77777777" w:rsidR="00D70693" w:rsidRDefault="00D70693">
      <w:r>
        <w:separator/>
      </w:r>
    </w:p>
  </w:footnote>
  <w:footnote w:type="continuationSeparator" w:id="0">
    <w:p w14:paraId="7486F5A6" w14:textId="77777777" w:rsidR="00D70693" w:rsidRDefault="00D706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BECF7" w14:textId="7E2956E9" w:rsidR="004B7F55" w:rsidRDefault="00625C02">
    <w:pPr>
      <w:spacing w:line="200" w:lineRule="exact"/>
      <w:rPr>
        <w:sz w:val="20"/>
        <w:szCs w:val="20"/>
      </w:rPr>
    </w:pPr>
    <w:r>
      <w:rPr>
        <w:noProof/>
      </w:rPr>
      <mc:AlternateContent>
        <mc:Choice Requires="wpg">
          <w:drawing>
            <wp:anchor distT="0" distB="0" distL="114300" distR="114300" simplePos="0" relativeHeight="503308434" behindDoc="1" locked="0" layoutInCell="1" allowOverlap="1" wp14:anchorId="5E7E800E" wp14:editId="36039026">
              <wp:simplePos x="0" y="0"/>
              <wp:positionH relativeFrom="page">
                <wp:posOffset>701040</wp:posOffset>
              </wp:positionH>
              <wp:positionV relativeFrom="page">
                <wp:posOffset>693420</wp:posOffset>
              </wp:positionV>
              <wp:extent cx="6158230" cy="1270"/>
              <wp:effectExtent l="0" t="0" r="1270" b="0"/>
              <wp:wrapNone/>
              <wp:docPr id="713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230" cy="1270"/>
                        <a:chOff x="1104" y="1092"/>
                        <a:chExt cx="9698" cy="2"/>
                      </a:xfrm>
                    </wpg:grpSpPr>
                    <wps:wsp>
                      <wps:cNvPr id="7135" name="Freeform 55"/>
                      <wps:cNvSpPr>
                        <a:spLocks/>
                      </wps:cNvSpPr>
                      <wps:spPr bwMode="auto">
                        <a:xfrm>
                          <a:off x="1104" y="1092"/>
                          <a:ext cx="9698" cy="2"/>
                        </a:xfrm>
                        <a:custGeom>
                          <a:avLst/>
                          <a:gdLst>
                            <a:gd name="T0" fmla="+- 0 1104 1104"/>
                            <a:gd name="T1" fmla="*/ T0 w 9698"/>
                            <a:gd name="T2" fmla="+- 0 10802 1104"/>
                            <a:gd name="T3" fmla="*/ T2 w 9698"/>
                          </a:gdLst>
                          <a:ahLst/>
                          <a:cxnLst>
                            <a:cxn ang="0">
                              <a:pos x="T1" y="0"/>
                            </a:cxn>
                            <a:cxn ang="0">
                              <a:pos x="T3" y="0"/>
                            </a:cxn>
                          </a:cxnLst>
                          <a:rect l="0" t="0" r="r" b="b"/>
                          <a:pathLst>
                            <a:path w="9698">
                              <a:moveTo>
                                <a:pt x="0" y="0"/>
                              </a:moveTo>
                              <a:lnTo>
                                <a:pt x="9698"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D52AE2" id="Group 54" o:spid="_x0000_s1026" style="position:absolute;left:0;text-align:left;margin-left:55.2pt;margin-top:54.6pt;width:484.9pt;height:.1pt;z-index:-8046;mso-position-horizontal-relative:page;mso-position-vertical-relative:page" coordorigin="1104,1092" coordsize="96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">
              <v:shape id="Freeform 55" o:spid="_x0000_s1027" style="position:absolute;left:1104;top:1092;width:9698;height:2;visibility:visible;mso-wrap-style:square;v-text-anchor:top" coordsize="9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" path="m,l9698,e" filled="f" strokeweight=".82pt">
                <v:path arrowok="t" o:connecttype="custom" o:connectlocs="0,0;9698,0" o:connectangles="0,0"/>
              </v:shape>
              <w10:wrap anchorx="page" anchory="page"/>
            </v:group>
          </w:pict>
        </mc:Fallback>
      </mc:AlternateContent>
    </w:r>
    <w:r>
      <w:rPr>
        <w:noProof/>
      </w:rPr>
      <mc:AlternateContent>
        <mc:Choice Requires="wps">
          <w:drawing>
            <wp:anchor distT="0" distB="0" distL="114300" distR="114300" simplePos="0" relativeHeight="503308436" behindDoc="1" locked="0" layoutInCell="1" allowOverlap="1" wp14:anchorId="71A0D14E" wp14:editId="12F83570">
              <wp:simplePos x="0" y="0"/>
              <wp:positionH relativeFrom="page">
                <wp:posOffset>6423025</wp:posOffset>
              </wp:positionH>
              <wp:positionV relativeFrom="page">
                <wp:posOffset>550545</wp:posOffset>
              </wp:positionV>
              <wp:extent cx="412115" cy="139700"/>
              <wp:effectExtent l="0" t="0" r="0" b="0"/>
              <wp:wrapNone/>
              <wp:docPr id="713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211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9DA68" w14:textId="14ACBB12" w:rsidR="004B7F55" w:rsidRDefault="00915575" w:rsidP="00915575">
                          <w:pPr>
                            <w:spacing w:line="204" w:lineRule="exact"/>
                            <w:ind w:left="20"/>
                            <w:jc w:val="center"/>
                            <w:rPr>
                              <w:rFonts w:ascii="Times New Roman" w:eastAsia="Times New Roman" w:hAnsi="Times New Roman" w:cs="Times New Roman"/>
                              <w:sz w:val="18"/>
                              <w:szCs w:val="18"/>
                            </w:rPr>
                          </w:pPr>
                          <w:r>
                            <w:rPr>
                              <w:rFonts w:ascii="宋体" w:eastAsia="宋体" w:hAnsi="宋体" w:cs="宋体" w:hint="eastAsia"/>
                              <w:spacing w:val="-2"/>
                              <w:sz w:val="18"/>
                              <w:szCs w:val="18"/>
                              <w:lang w:eastAsia="zh-CN"/>
                            </w:rPr>
                            <w:t>摘要</w:t>
                          </w:r>
                          <w:r>
                            <w:rPr>
                              <w:rFonts w:ascii="Times New Roman" w:eastAsia="Times New Roman" w:hAnsi="Times New Roman" w:cs="Times New Roman"/>
                              <w:spacing w:val="-2"/>
                              <w:sz w:val="18"/>
                              <w:szCs w:val="18"/>
                            </w:rPr>
                            <w:t>b</w:t>
                          </w:r>
                          <w:r>
                            <w:rPr>
                              <w:rFonts w:ascii="Times New Roman" w:eastAsia="Times New Roman" w:hAnsi="Times New Roman" w:cs="Times New Roman"/>
                              <w:spacing w:val="-1"/>
                              <w:sz w:val="18"/>
                              <w:szCs w:val="18"/>
                            </w:rPr>
                            <w:t>s</w:t>
                          </w:r>
                          <w:r>
                            <w:rPr>
                              <w:rFonts w:ascii="Times New Roman" w:eastAsia="Times New Roman" w:hAnsi="Times New Roman" w:cs="Times New Roman"/>
                              <w:sz w:val="18"/>
                              <w:szCs w:val="18"/>
                            </w:rPr>
                            <w:t>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A0D14E" id="_x0000_t202" coordsize="21600,21600" o:spt="202" path="m,l,21600r21600,l21600,xe">
              <v:stroke joinstyle="miter"/>
              <v:path gradientshapeok="t" o:connecttype="rect"/>
            </v:shapetype>
            <v:shape id="Text Box 52" o:spid="_x0000_s1026" type="#_x0000_t202" style="position:absolute;margin-left:505.75pt;margin-top:43.35pt;width:32.45pt;height:11pt;z-index:-80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" filled="f" stroked="f">
              <v:path arrowok="t"/>
              <v:textbox inset="0,0,0,0">
                <w:txbxContent>
                  <w:p w14:paraId="4519DA68" w14:textId="14ACBB12" w:rsidR="004B7F55" w:rsidRDefault="00915575" w:rsidP="00915575">
                    <w:pPr>
                      <w:spacing w:line="204" w:lineRule="exact"/>
                      <w:ind w:left="20"/>
                      <w:jc w:val="center"/>
                      <w:rPr>
                        <w:rFonts w:ascii="Times New Roman" w:eastAsia="Times New Roman" w:hAnsi="Times New Roman" w:cs="Times New Roman"/>
                        <w:sz w:val="18"/>
                        <w:szCs w:val="18"/>
                      </w:rPr>
                    </w:pPr>
                    <w:r>
                      <w:rPr>
                        <w:rFonts w:ascii="宋体" w:eastAsia="宋体" w:hAnsi="宋体" w:cs="宋体" w:hint="eastAsia"/>
                        <w:spacing w:val="-2"/>
                        <w:sz w:val="18"/>
                        <w:szCs w:val="18"/>
                        <w:lang w:eastAsia="zh-CN"/>
                      </w:rPr>
                      <w:t>摘要</w:t>
                    </w:r>
                    <w:r>
                      <w:rPr>
                        <w:rFonts w:ascii="Times New Roman" w:eastAsia="Times New Roman" w:hAnsi="Times New Roman" w:cs="Times New Roman"/>
                        <w:spacing w:val="-2"/>
                        <w:sz w:val="18"/>
                        <w:szCs w:val="18"/>
                      </w:rPr>
                      <w:t>b</w:t>
                    </w:r>
                    <w:r>
                      <w:rPr>
                        <w:rFonts w:ascii="Times New Roman" w:eastAsia="Times New Roman" w:hAnsi="Times New Roman" w:cs="Times New Roman"/>
                        <w:spacing w:val="-1"/>
                        <w:sz w:val="18"/>
                        <w:szCs w:val="18"/>
                      </w:rPr>
                      <w:t>s</w:t>
                    </w:r>
                    <w:r>
                      <w:rPr>
                        <w:rFonts w:ascii="Times New Roman" w:eastAsia="Times New Roman" w:hAnsi="Times New Roman" w:cs="Times New Roman"/>
                        <w:sz w:val="18"/>
                        <w:szCs w:val="18"/>
                      </w:rPr>
                      <w:t>tract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80525" w14:textId="2FE2E7BC" w:rsidR="004B7F55" w:rsidRDefault="00625C02">
    <w:pPr>
      <w:spacing w:line="200" w:lineRule="exact"/>
      <w:rPr>
        <w:sz w:val="20"/>
        <w:szCs w:val="20"/>
      </w:rPr>
    </w:pPr>
    <w:r>
      <w:rPr>
        <w:noProof/>
      </w:rPr>
      <mc:AlternateContent>
        <mc:Choice Requires="wps">
          <w:drawing>
            <wp:anchor distT="0" distB="0" distL="114300" distR="114300" simplePos="0" relativeHeight="503308439" behindDoc="1" locked="0" layoutInCell="1" allowOverlap="1" wp14:anchorId="2873832E" wp14:editId="53C21DDB">
              <wp:simplePos x="0" y="0"/>
              <wp:positionH relativeFrom="page">
                <wp:posOffset>6593840</wp:posOffset>
              </wp:positionH>
              <wp:positionV relativeFrom="page">
                <wp:posOffset>544195</wp:posOffset>
              </wp:positionV>
              <wp:extent cx="254000" cy="139700"/>
              <wp:effectExtent l="0" t="0" r="0" b="0"/>
              <wp:wrapNone/>
              <wp:docPr id="712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40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3DC17" w14:textId="46FE23D2" w:rsidR="004B7F55" w:rsidRPr="00007D36" w:rsidRDefault="00000000">
                          <w:pPr>
                            <w:spacing w:line="200" w:lineRule="exact"/>
                            <w:ind w:left="20"/>
                            <w:rPr>
                              <w:rFonts w:ascii="宋体" w:eastAsia="PMingLiU" w:hAnsi="宋体" w:cs="宋体"/>
                              <w:sz w:val="18"/>
                              <w:szCs w:val="18"/>
                              <w:lang w:eastAsia="zh-TW"/>
                            </w:rPr>
                          </w:pPr>
                          <w:r>
                            <w:rPr>
                              <w:rFonts w:ascii="宋体" w:eastAsia="宋体" w:hAnsi="宋体" w:cs="宋体"/>
                              <w:sz w:val="18"/>
                              <w:szCs w:val="18"/>
                            </w:rPr>
                            <w:t>目</w:t>
                          </w:r>
                          <w:r w:rsidR="00007D36" w:rsidRPr="00007D36">
                            <w:rPr>
                              <w:rFonts w:ascii="宋体" w:eastAsia="宋体" w:hAnsi="宋体" w:cs="宋体"/>
                              <w:sz w:val="18"/>
                              <w:szCs w:val="18"/>
                              <w:lang w:eastAsia="zh-CN"/>
                            </w:rPr>
                            <w:t>绪论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73832E" id="_x0000_t202" coordsize="21600,21600" o:spt="202" path="m,l,21600r21600,l21600,xe">
              <v:stroke joinstyle="miter"/>
              <v:path gradientshapeok="t" o:connecttype="rect"/>
            </v:shapetype>
            <v:shape id="Text Box 49" o:spid="_x0000_s1028" type="#_x0000_t202" style="position:absolute;margin-left:519.2pt;margin-top:42.85pt;width:20pt;height:11pt;z-index:-80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" filled="f" stroked="f">
              <v:path arrowok="t"/>
              <v:textbox inset="0,0,0,0">
                <w:txbxContent>
                  <w:p w14:paraId="0B23DC17" w14:textId="46FE23D2" w:rsidR="004B7F55" w:rsidRPr="00007D36" w:rsidRDefault="00000000">
                    <w:pPr>
                      <w:spacing w:line="200" w:lineRule="exact"/>
                      <w:ind w:left="20"/>
                      <w:rPr>
                        <w:rFonts w:ascii="宋体" w:eastAsia="PMingLiU" w:hAnsi="宋体" w:cs="宋体"/>
                        <w:sz w:val="18"/>
                        <w:szCs w:val="18"/>
                        <w:lang w:eastAsia="zh-TW"/>
                      </w:rPr>
                    </w:pPr>
                    <w:r>
                      <w:rPr>
                        <w:rFonts w:ascii="宋体" w:eastAsia="宋体" w:hAnsi="宋体" w:cs="宋体"/>
                        <w:sz w:val="18"/>
                        <w:szCs w:val="18"/>
                      </w:rPr>
                      <w:t>目</w:t>
                    </w:r>
                    <w:r w:rsidR="00007D36" w:rsidRPr="00007D36">
                      <w:rPr>
                        <w:rFonts w:ascii="宋体" w:eastAsia="宋体" w:hAnsi="宋体" w:cs="宋体"/>
                        <w:sz w:val="18"/>
                        <w:szCs w:val="18"/>
                        <w:lang w:eastAsia="zh-CN"/>
                      </w:rPr>
                      <w:t>绪论</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7B2F2" w14:textId="77777777" w:rsidR="00007D36" w:rsidRDefault="00007D36">
    <w:pPr>
      <w:spacing w:line="200" w:lineRule="exact"/>
      <w:rPr>
        <w:sz w:val="20"/>
        <w:szCs w:val="20"/>
      </w:rPr>
    </w:pPr>
    <w:r>
      <w:rPr>
        <w:noProof/>
      </w:rPr>
      <mc:AlternateContent>
        <mc:Choice Requires="wps">
          <w:drawing>
            <wp:anchor distT="0" distB="0" distL="114300" distR="114300" simplePos="0" relativeHeight="503310526" behindDoc="1" locked="0" layoutInCell="1" allowOverlap="1" wp14:anchorId="6408DEC1" wp14:editId="7A3B95E5">
              <wp:simplePos x="0" y="0"/>
              <wp:positionH relativeFrom="page">
                <wp:posOffset>6168683</wp:posOffset>
              </wp:positionH>
              <wp:positionV relativeFrom="topMargin">
                <wp:posOffset>548640</wp:posOffset>
              </wp:positionV>
              <wp:extent cx="675054" cy="126609"/>
              <wp:effectExtent l="0" t="0" r="10795" b="6985"/>
              <wp:wrapNone/>
              <wp:docPr id="713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5054" cy="126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09A2E" w14:textId="3E4B3813" w:rsidR="00007D36" w:rsidRPr="00007D36" w:rsidRDefault="00007D36" w:rsidP="00007D36">
                          <w:pPr>
                            <w:spacing w:line="200" w:lineRule="exact"/>
                            <w:rPr>
                              <w:rFonts w:ascii="宋体" w:eastAsia="PMingLiU" w:hAnsi="宋体" w:cs="宋体"/>
                              <w:sz w:val="18"/>
                              <w:szCs w:val="18"/>
                              <w:lang w:eastAsia="zh-TW"/>
                            </w:rPr>
                          </w:pPr>
                          <w:r>
                            <w:rPr>
                              <w:rFonts w:ascii="宋体" w:eastAsia="宋体" w:hAnsi="宋体" w:cs="宋体"/>
                              <w:sz w:val="18"/>
                              <w:szCs w:val="18"/>
                            </w:rPr>
                            <w:t>第一章 绪论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8DEC1" id="_x0000_t202" coordsize="21600,21600" o:spt="202" path="m,l,21600r21600,l21600,xe">
              <v:stroke joinstyle="miter"/>
              <v:path gradientshapeok="t" o:connecttype="rect"/>
            </v:shapetype>
            <v:shape id="_x0000_s1030" type="#_x0000_t202" style="position:absolute;margin-left:485.7pt;margin-top:43.2pt;width:53.15pt;height:9.95pt;z-index:-595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" filled="f" stroked="f">
              <v:path arrowok="t"/>
              <v:textbox inset="0,0,0,0">
                <w:txbxContent>
                  <w:p w14:paraId="4C009A2E" w14:textId="3E4B3813" w:rsidR="00007D36" w:rsidRPr="00007D36" w:rsidRDefault="00007D36" w:rsidP="00007D36">
                    <w:pPr>
                      <w:spacing w:line="200" w:lineRule="exact"/>
                      <w:rPr>
                        <w:rFonts w:ascii="宋体" w:eastAsia="PMingLiU" w:hAnsi="宋体" w:cs="宋体"/>
                        <w:sz w:val="18"/>
                        <w:szCs w:val="18"/>
                        <w:lang w:eastAsia="zh-TW"/>
                      </w:rPr>
                    </w:pPr>
                    <w:r>
                      <w:rPr>
                        <w:rFonts w:ascii="宋体" w:eastAsia="宋体" w:hAnsi="宋体" w:cs="宋体"/>
                        <w:sz w:val="18"/>
                        <w:szCs w:val="18"/>
                      </w:rPr>
                      <w:t>第一章 绪论</w:t>
                    </w: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F73FF" w14:textId="77777777" w:rsidR="00634BAD" w:rsidRDefault="00634BAD">
    <w:pPr>
      <w:spacing w:line="200" w:lineRule="exact"/>
      <w:rPr>
        <w:sz w:val="20"/>
        <w:szCs w:val="20"/>
      </w:rPr>
    </w:pPr>
    <w:r>
      <w:rPr>
        <w:noProof/>
      </w:rPr>
      <mc:AlternateContent>
        <mc:Choice Requires="wps">
          <w:drawing>
            <wp:anchor distT="0" distB="0" distL="114300" distR="114300" simplePos="0" relativeHeight="503312574" behindDoc="1" locked="0" layoutInCell="1" allowOverlap="1" wp14:anchorId="1E11FE97" wp14:editId="09633A1A">
              <wp:simplePos x="0" y="0"/>
              <wp:positionH relativeFrom="page">
                <wp:posOffset>5594350</wp:posOffset>
              </wp:positionH>
              <wp:positionV relativeFrom="topMargin">
                <wp:posOffset>527050</wp:posOffset>
              </wp:positionV>
              <wp:extent cx="1246505" cy="114300"/>
              <wp:effectExtent l="0" t="0" r="10795" b="0"/>
              <wp:wrapNone/>
              <wp:docPr id="713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46505"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AED54" w14:textId="5F005435" w:rsidR="00634BAD" w:rsidRPr="00007D36" w:rsidRDefault="00634BAD" w:rsidP="00007D36">
                          <w:pPr>
                            <w:spacing w:line="200" w:lineRule="exact"/>
                            <w:rPr>
                              <w:rFonts w:ascii="宋体" w:eastAsia="PMingLiU" w:hAnsi="宋体" w:cs="宋体"/>
                              <w:sz w:val="18"/>
                              <w:szCs w:val="18"/>
                              <w:lang w:eastAsia="zh-TW"/>
                            </w:rPr>
                          </w:pPr>
                          <w:r w:rsidRPr="00634BAD">
                            <w:rPr>
                              <w:rFonts w:ascii="宋体" w:eastAsia="PMingLiU" w:hAnsi="宋体" w:cs="宋体" w:hint="eastAsia"/>
                              <w:sz w:val="18"/>
                              <w:szCs w:val="18"/>
                              <w:lang w:eastAsia="zh-TW"/>
                            </w:rPr>
                            <w:t>第二章</w:t>
                          </w:r>
                          <w:r w:rsidRPr="00634BAD">
                            <w:rPr>
                              <w:rFonts w:ascii="宋体" w:eastAsia="PMingLiU" w:hAnsi="宋体" w:cs="宋体" w:hint="eastAsia"/>
                              <w:sz w:val="18"/>
                              <w:szCs w:val="18"/>
                              <w:lang w:eastAsia="zh-TW"/>
                            </w:rPr>
                            <w:t xml:space="preserve"> </w:t>
                          </w:r>
                          <w:r w:rsidRPr="00634BAD">
                            <w:rPr>
                              <w:rFonts w:ascii="宋体" w:eastAsia="PMingLiU" w:hAnsi="宋体" w:cs="宋体" w:hint="eastAsia"/>
                              <w:sz w:val="18"/>
                              <w:szCs w:val="18"/>
                              <w:lang w:eastAsia="zh-TW"/>
                            </w:rPr>
                            <w:t>硬件及功能设计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11FE97" id="_x0000_t202" coordsize="21600,21600" o:spt="202" path="m,l,21600r21600,l21600,xe">
              <v:stroke joinstyle="miter"/>
              <v:path gradientshapeok="t" o:connecttype="rect"/>
            </v:shapetype>
            <v:shape id="_x0000_s1032" type="#_x0000_t202" style="position:absolute;margin-left:440.5pt;margin-top:41.5pt;width:98.15pt;height:9pt;z-index:-390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" filled="f" stroked="f">
              <v:path arrowok="t"/>
              <v:textbox inset="0,0,0,0">
                <w:txbxContent>
                  <w:p w14:paraId="04CAED54" w14:textId="5F005435" w:rsidR="00634BAD" w:rsidRPr="00007D36" w:rsidRDefault="00634BAD" w:rsidP="00007D36">
                    <w:pPr>
                      <w:spacing w:line="200" w:lineRule="exact"/>
                      <w:rPr>
                        <w:rFonts w:ascii="宋体" w:eastAsia="PMingLiU" w:hAnsi="宋体" w:cs="宋体"/>
                        <w:sz w:val="18"/>
                        <w:szCs w:val="18"/>
                        <w:lang w:eastAsia="zh-TW"/>
                      </w:rPr>
                    </w:pPr>
                    <w:r w:rsidRPr="00634BAD">
                      <w:rPr>
                        <w:rFonts w:ascii="宋体" w:eastAsia="PMingLiU" w:hAnsi="宋体" w:cs="宋体" w:hint="eastAsia"/>
                        <w:sz w:val="18"/>
                        <w:szCs w:val="18"/>
                        <w:lang w:eastAsia="zh-TW"/>
                      </w:rPr>
                      <w:t>第二章</w:t>
                    </w:r>
                    <w:r w:rsidRPr="00634BAD">
                      <w:rPr>
                        <w:rFonts w:ascii="宋体" w:eastAsia="PMingLiU" w:hAnsi="宋体" w:cs="宋体" w:hint="eastAsia"/>
                        <w:sz w:val="18"/>
                        <w:szCs w:val="18"/>
                        <w:lang w:eastAsia="zh-TW"/>
                      </w:rPr>
                      <w:t xml:space="preserve"> </w:t>
                    </w:r>
                    <w:r w:rsidRPr="00634BAD">
                      <w:rPr>
                        <w:rFonts w:ascii="宋体" w:eastAsia="PMingLiU" w:hAnsi="宋体" w:cs="宋体" w:hint="eastAsia"/>
                        <w:sz w:val="18"/>
                        <w:szCs w:val="18"/>
                        <w:lang w:eastAsia="zh-TW"/>
                      </w:rPr>
                      <w:t>硬件及功能设计</w:t>
                    </w:r>
                  </w:p>
                </w:txbxContent>
              </v:textbox>
              <w10:wrap anchorx="page"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A0EC" w14:textId="77777777" w:rsidR="006F6287" w:rsidRDefault="006F6287">
    <w:pPr>
      <w:spacing w:line="200" w:lineRule="exact"/>
      <w:rPr>
        <w:sz w:val="20"/>
        <w:szCs w:val="20"/>
      </w:rPr>
    </w:pPr>
    <w:r>
      <w:rPr>
        <w:noProof/>
      </w:rPr>
      <mc:AlternateContent>
        <mc:Choice Requires="wps">
          <w:drawing>
            <wp:anchor distT="0" distB="0" distL="114300" distR="114300" simplePos="0" relativeHeight="503314622" behindDoc="1" locked="0" layoutInCell="1" allowOverlap="1" wp14:anchorId="27497C71" wp14:editId="515E7592">
              <wp:simplePos x="0" y="0"/>
              <wp:positionH relativeFrom="page">
                <wp:posOffset>5003068</wp:posOffset>
              </wp:positionH>
              <wp:positionV relativeFrom="topMargin">
                <wp:posOffset>555186</wp:posOffset>
              </wp:positionV>
              <wp:extent cx="1956924" cy="126610"/>
              <wp:effectExtent l="0" t="0" r="5715" b="6985"/>
              <wp:wrapNone/>
              <wp:docPr id="714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56924" cy="126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895E6" w14:textId="69D40E31" w:rsidR="006F6287" w:rsidRPr="00007D36" w:rsidRDefault="006F6287" w:rsidP="00007D36">
                          <w:pPr>
                            <w:spacing w:line="200" w:lineRule="exact"/>
                            <w:rPr>
                              <w:rFonts w:ascii="宋体" w:eastAsia="PMingLiU" w:hAnsi="宋体" w:cs="宋体"/>
                              <w:sz w:val="18"/>
                              <w:szCs w:val="18"/>
                              <w:lang w:eastAsia="zh-CN"/>
                            </w:rPr>
                          </w:pPr>
                          <w:r w:rsidRPr="00634BAD">
                            <w:rPr>
                              <w:rFonts w:ascii="宋体" w:eastAsia="PMingLiU" w:hAnsi="宋体" w:cs="宋体" w:hint="eastAsia"/>
                              <w:sz w:val="18"/>
                              <w:szCs w:val="18"/>
                              <w:lang w:eastAsia="zh-CN"/>
                            </w:rPr>
                            <w:t>第</w:t>
                          </w:r>
                          <w:r>
                            <w:rPr>
                              <w:rFonts w:ascii="宋体" w:hAnsi="宋体" w:cs="宋体" w:hint="eastAsia"/>
                              <w:sz w:val="18"/>
                              <w:szCs w:val="18"/>
                              <w:lang w:eastAsia="zh-CN"/>
                            </w:rPr>
                            <w:t>三</w:t>
                          </w:r>
                          <w:r w:rsidRPr="00634BAD">
                            <w:rPr>
                              <w:rFonts w:ascii="宋体" w:eastAsia="PMingLiU" w:hAnsi="宋体" w:cs="宋体" w:hint="eastAsia"/>
                              <w:sz w:val="18"/>
                              <w:szCs w:val="18"/>
                              <w:lang w:eastAsia="zh-CN"/>
                            </w:rPr>
                            <w:t>章</w:t>
                          </w:r>
                          <w:r w:rsidRPr="00634BAD">
                            <w:rPr>
                              <w:rFonts w:ascii="宋体" w:eastAsia="PMingLiU" w:hAnsi="宋体" w:cs="宋体" w:hint="eastAsia"/>
                              <w:sz w:val="18"/>
                              <w:szCs w:val="18"/>
                              <w:lang w:eastAsia="zh-CN"/>
                            </w:rPr>
                            <w:t xml:space="preserve"> </w:t>
                          </w:r>
                          <w:r w:rsidRPr="006F6287">
                            <w:rPr>
                              <w:rFonts w:ascii="宋体" w:eastAsia="PMingLiU" w:hAnsi="宋体" w:cs="宋体" w:hint="eastAsia"/>
                              <w:sz w:val="18"/>
                              <w:szCs w:val="18"/>
                              <w:lang w:eastAsia="zh-CN"/>
                            </w:rPr>
                            <w:t>咳嗽音信号数据与模型开发</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497C71" id="_x0000_t202" coordsize="21600,21600" o:spt="202" path="m,l,21600r21600,l21600,xe">
              <v:stroke joinstyle="miter"/>
              <v:path gradientshapeok="t" o:connecttype="rect"/>
            </v:shapetype>
            <v:shape id="_x0000_s1035" type="#_x0000_t202" style="position:absolute;margin-left:393.95pt;margin-top:43.7pt;width:154.1pt;height:9.95pt;z-index:-185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" filled="f" stroked="f">
              <v:path arrowok="t"/>
              <v:textbox inset="0,0,0,0">
                <w:txbxContent>
                  <w:p w14:paraId="7D4895E6" w14:textId="69D40E31" w:rsidR="006F6287" w:rsidRPr="00007D36" w:rsidRDefault="006F6287" w:rsidP="00007D36">
                    <w:pPr>
                      <w:spacing w:line="200" w:lineRule="exact"/>
                      <w:rPr>
                        <w:rFonts w:ascii="宋体" w:eastAsia="PMingLiU" w:hAnsi="宋体" w:cs="宋体"/>
                        <w:sz w:val="18"/>
                        <w:szCs w:val="18"/>
                        <w:lang w:eastAsia="zh-CN"/>
                      </w:rPr>
                    </w:pPr>
                    <w:r w:rsidRPr="00634BAD">
                      <w:rPr>
                        <w:rFonts w:ascii="宋体" w:eastAsia="PMingLiU" w:hAnsi="宋体" w:cs="宋体" w:hint="eastAsia"/>
                        <w:sz w:val="18"/>
                        <w:szCs w:val="18"/>
                        <w:lang w:eastAsia="zh-CN"/>
                      </w:rPr>
                      <w:t>第</w:t>
                    </w:r>
                    <w:r>
                      <w:rPr>
                        <w:rFonts w:ascii="宋体" w:hAnsi="宋体" w:cs="宋体" w:hint="eastAsia"/>
                        <w:sz w:val="18"/>
                        <w:szCs w:val="18"/>
                        <w:lang w:eastAsia="zh-CN"/>
                      </w:rPr>
                      <w:t>三</w:t>
                    </w:r>
                    <w:r w:rsidRPr="00634BAD">
                      <w:rPr>
                        <w:rFonts w:ascii="宋体" w:eastAsia="PMingLiU" w:hAnsi="宋体" w:cs="宋体" w:hint="eastAsia"/>
                        <w:sz w:val="18"/>
                        <w:szCs w:val="18"/>
                        <w:lang w:eastAsia="zh-CN"/>
                      </w:rPr>
                      <w:t>章</w:t>
                    </w:r>
                    <w:r w:rsidRPr="00634BAD">
                      <w:rPr>
                        <w:rFonts w:ascii="宋体" w:eastAsia="PMingLiU" w:hAnsi="宋体" w:cs="宋体" w:hint="eastAsia"/>
                        <w:sz w:val="18"/>
                        <w:szCs w:val="18"/>
                        <w:lang w:eastAsia="zh-CN"/>
                      </w:rPr>
                      <w:t xml:space="preserve"> </w:t>
                    </w:r>
                    <w:r w:rsidRPr="006F6287">
                      <w:rPr>
                        <w:rFonts w:ascii="宋体" w:eastAsia="PMingLiU" w:hAnsi="宋体" w:cs="宋体" w:hint="eastAsia"/>
                        <w:sz w:val="18"/>
                        <w:szCs w:val="18"/>
                        <w:lang w:eastAsia="zh-CN"/>
                      </w:rPr>
                      <w:t>咳嗽音信号数据与模型开发</w:t>
                    </w:r>
                  </w:p>
                </w:txbxContent>
              </v:textbox>
              <w10:wrap anchorx="page"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6E00F" w14:textId="3D592CD2" w:rsidR="004B7F55" w:rsidRDefault="00525022">
    <w:pPr>
      <w:spacing w:line="200" w:lineRule="exact"/>
      <w:rPr>
        <w:sz w:val="20"/>
        <w:szCs w:val="20"/>
      </w:rPr>
    </w:pPr>
    <w:r>
      <w:rPr>
        <w:noProof/>
      </w:rPr>
      <mc:AlternateContent>
        <mc:Choice Requires="wps">
          <w:drawing>
            <wp:anchor distT="0" distB="0" distL="114300" distR="114300" simplePos="0" relativeHeight="503308478" behindDoc="1" locked="0" layoutInCell="1" allowOverlap="1" wp14:anchorId="6891FE55" wp14:editId="5C8F752A">
              <wp:simplePos x="0" y="0"/>
              <wp:positionH relativeFrom="page">
                <wp:posOffset>5788856</wp:posOffset>
              </wp:positionH>
              <wp:positionV relativeFrom="page">
                <wp:posOffset>541606</wp:posOffset>
              </wp:positionV>
              <wp:extent cx="1060206" cy="189914"/>
              <wp:effectExtent l="0" t="0" r="6985" b="635"/>
              <wp:wrapNone/>
              <wp:docPr id="70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60206" cy="189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155E2" w14:textId="0D1C595D" w:rsidR="004B7F55" w:rsidRDefault="000C40A1">
                          <w:pPr>
                            <w:spacing w:line="200" w:lineRule="exact"/>
                            <w:ind w:left="20"/>
                            <w:rPr>
                              <w:rFonts w:ascii="宋体" w:eastAsia="宋体" w:hAnsi="宋体" w:cs="宋体"/>
                              <w:sz w:val="18"/>
                              <w:szCs w:val="18"/>
                              <w:lang w:eastAsia="zh-CN"/>
                            </w:rPr>
                          </w:pPr>
                          <w:r w:rsidRPr="000C40A1">
                            <w:rPr>
                              <w:rFonts w:ascii="宋体" w:eastAsia="宋体" w:hAnsi="宋体" w:cs="宋体" w:hint="eastAsia"/>
                              <w:sz w:val="18"/>
                              <w:szCs w:val="18"/>
                              <w:lang w:eastAsia="zh-CN"/>
                            </w:rPr>
                            <w:t>第四章 总结与展望</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91FE55" id="_x0000_t202" coordsize="21600,21600" o:spt="202" path="m,l,21600r21600,l21600,xe">
              <v:stroke joinstyle="miter"/>
              <v:path gradientshapeok="t" o:connecttype="rect"/>
            </v:shapetype>
            <v:shape id="Text Box 1" o:spid="_x0000_s1038" type="#_x0000_t202" style="position:absolute;margin-left:455.8pt;margin-top:42.65pt;width:83.5pt;height:14.95pt;z-index:-800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" filled="f" stroked="f">
              <v:path arrowok="t"/>
              <v:textbox inset="0,0,0,0">
                <w:txbxContent>
                  <w:p w14:paraId="142155E2" w14:textId="0D1C595D" w:rsidR="004B7F55" w:rsidRDefault="000C40A1">
                    <w:pPr>
                      <w:spacing w:line="200" w:lineRule="exact"/>
                      <w:ind w:left="20"/>
                      <w:rPr>
                        <w:rFonts w:ascii="宋体" w:eastAsia="宋体" w:hAnsi="宋体" w:cs="宋体"/>
                        <w:sz w:val="18"/>
                        <w:szCs w:val="18"/>
                        <w:lang w:eastAsia="zh-CN"/>
                      </w:rPr>
                    </w:pPr>
                    <w:r w:rsidRPr="000C40A1">
                      <w:rPr>
                        <w:rFonts w:ascii="宋体" w:eastAsia="宋体" w:hAnsi="宋体" w:cs="宋体" w:hint="eastAsia"/>
                        <w:sz w:val="18"/>
                        <w:szCs w:val="18"/>
                        <w:lang w:eastAsia="zh-CN"/>
                      </w:rPr>
                      <w:t>第四章 总结与展望</w:t>
                    </w:r>
                  </w:p>
                </w:txbxContent>
              </v:textbox>
              <w10:wrap anchorx="page" anchory="page"/>
            </v:shape>
          </w:pict>
        </mc:Fallback>
      </mc:AlternateContent>
    </w:r>
    <w:r w:rsidR="00625C02">
      <w:rPr>
        <w:noProof/>
      </w:rPr>
      <mc:AlternateContent>
        <mc:Choice Requires="wpg">
          <w:drawing>
            <wp:anchor distT="0" distB="0" distL="114300" distR="114300" simplePos="0" relativeHeight="503308476" behindDoc="1" locked="0" layoutInCell="1" allowOverlap="1" wp14:anchorId="41183211" wp14:editId="58457F3B">
              <wp:simplePos x="0" y="0"/>
              <wp:positionH relativeFrom="page">
                <wp:posOffset>701040</wp:posOffset>
              </wp:positionH>
              <wp:positionV relativeFrom="page">
                <wp:posOffset>693420</wp:posOffset>
              </wp:positionV>
              <wp:extent cx="6158230" cy="1270"/>
              <wp:effectExtent l="0" t="0" r="1270" b="0"/>
              <wp:wrapNone/>
              <wp:docPr id="708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230" cy="1270"/>
                        <a:chOff x="1104" y="1092"/>
                        <a:chExt cx="9698" cy="2"/>
                      </a:xfrm>
                    </wpg:grpSpPr>
                    <wps:wsp>
                      <wps:cNvPr id="7084" name="Freeform 4"/>
                      <wps:cNvSpPr>
                        <a:spLocks/>
                      </wps:cNvSpPr>
                      <wps:spPr bwMode="auto">
                        <a:xfrm>
                          <a:off x="1104" y="1092"/>
                          <a:ext cx="9698" cy="2"/>
                        </a:xfrm>
                        <a:custGeom>
                          <a:avLst/>
                          <a:gdLst>
                            <a:gd name="T0" fmla="+- 0 1104 1104"/>
                            <a:gd name="T1" fmla="*/ T0 w 9698"/>
                            <a:gd name="T2" fmla="+- 0 10802 1104"/>
                            <a:gd name="T3" fmla="*/ T2 w 9698"/>
                          </a:gdLst>
                          <a:ahLst/>
                          <a:cxnLst>
                            <a:cxn ang="0">
                              <a:pos x="T1" y="0"/>
                            </a:cxn>
                            <a:cxn ang="0">
                              <a:pos x="T3" y="0"/>
                            </a:cxn>
                          </a:cxnLst>
                          <a:rect l="0" t="0" r="r" b="b"/>
                          <a:pathLst>
                            <a:path w="9698">
                              <a:moveTo>
                                <a:pt x="0" y="0"/>
                              </a:moveTo>
                              <a:lnTo>
                                <a:pt x="9698"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4731F8" id="Group 3" o:spid="_x0000_s1026" style="position:absolute;left:0;text-align:left;margin-left:55.2pt;margin-top:54.6pt;width:484.9pt;height:.1pt;z-index:-8004;mso-position-horizontal-relative:page;mso-position-vertical-relative:page" coordorigin="1104,1092" coordsize="96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">
              <v:shape id="Freeform 4" o:spid="_x0000_s1027" style="position:absolute;left:1104;top:1092;width:9698;height:2;visibility:visible;mso-wrap-style:square;v-text-anchor:top" coordsize="9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" path="m,l9698,e" filled="f" strokeweight=".82pt">
                <v:path arrowok="t" o:connecttype="custom" o:connectlocs="0,0;9698,0" o:connectangles="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F0E10"/>
    <w:multiLevelType w:val="multilevel"/>
    <w:tmpl w:val="5BC06462"/>
    <w:lvl w:ilvl="0">
      <w:start w:val="5"/>
      <w:numFmt w:val="decimal"/>
      <w:lvlText w:val="%1"/>
      <w:lvlJc w:val="left"/>
      <w:pPr>
        <w:ind w:hanging="700"/>
      </w:pPr>
      <w:rPr>
        <w:rFonts w:hint="default"/>
      </w:rPr>
    </w:lvl>
    <w:lvl w:ilvl="1">
      <w:start w:val="1"/>
      <w:numFmt w:val="decimal"/>
      <w:lvlText w:val="%1.%2"/>
      <w:lvlJc w:val="left"/>
      <w:pPr>
        <w:ind w:hanging="700"/>
      </w:pPr>
      <w:rPr>
        <w:rFonts w:hint="default"/>
      </w:rPr>
    </w:lvl>
    <w:lvl w:ilvl="2">
      <w:start w:val="1"/>
      <w:numFmt w:val="decimal"/>
      <w:lvlText w:val="%1.%2.%3"/>
      <w:lvlJc w:val="left"/>
      <w:pPr>
        <w:ind w:hanging="700"/>
      </w:pPr>
      <w:rPr>
        <w:rFonts w:ascii="Times New Roman" w:eastAsia="Times New Roman" w:hAnsi="Times New Roman" w:hint="default"/>
        <w:w w:val="99"/>
        <w:sz w:val="28"/>
        <w:szCs w:val="28"/>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 w15:restartNumberingAfterBreak="0">
    <w:nsid w:val="3A6277FC"/>
    <w:multiLevelType w:val="multilevel"/>
    <w:tmpl w:val="9DEC1392"/>
    <w:lvl w:ilvl="0">
      <w:start w:val="4"/>
      <w:numFmt w:val="decimal"/>
      <w:lvlText w:val="%1"/>
      <w:lvlJc w:val="left"/>
      <w:pPr>
        <w:ind w:hanging="475"/>
      </w:pPr>
      <w:rPr>
        <w:rFonts w:hint="default"/>
      </w:rPr>
    </w:lvl>
    <w:lvl w:ilvl="1">
      <w:start w:val="2"/>
      <w:numFmt w:val="decimal"/>
      <w:lvlText w:val="%1.%2"/>
      <w:lvlJc w:val="left"/>
      <w:pPr>
        <w:ind w:hanging="475"/>
      </w:pPr>
      <w:rPr>
        <w:rFonts w:hint="default"/>
      </w:rPr>
    </w:lvl>
    <w:lvl w:ilvl="2">
      <w:start w:val="1"/>
      <w:numFmt w:val="decimal"/>
      <w:lvlText w:val="%1.%2.%3"/>
      <w:lvlJc w:val="left"/>
      <w:pPr>
        <w:ind w:hanging="475"/>
      </w:pPr>
      <w:rPr>
        <w:rFonts w:ascii="Times New Roman" w:eastAsia="Times New Roman" w:hAnsi="Times New Roman" w:hint="default"/>
        <w:sz w:val="21"/>
        <w:szCs w:val="21"/>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15:restartNumberingAfterBreak="0">
    <w:nsid w:val="3D3B4A05"/>
    <w:multiLevelType w:val="multilevel"/>
    <w:tmpl w:val="D0782B86"/>
    <w:lvl w:ilvl="0">
      <w:start w:val="4"/>
      <w:numFmt w:val="decimal"/>
      <w:lvlText w:val="%1"/>
      <w:lvlJc w:val="left"/>
      <w:pPr>
        <w:ind w:hanging="631"/>
      </w:pPr>
      <w:rPr>
        <w:rFonts w:hint="default"/>
      </w:rPr>
    </w:lvl>
    <w:lvl w:ilvl="1">
      <w:start w:val="2"/>
      <w:numFmt w:val="decimal"/>
      <w:lvlText w:val="%1.%2"/>
      <w:lvlJc w:val="left"/>
      <w:pPr>
        <w:ind w:hanging="631"/>
      </w:pPr>
      <w:rPr>
        <w:rFonts w:hint="default"/>
      </w:rPr>
    </w:lvl>
    <w:lvl w:ilvl="2">
      <w:start w:val="1"/>
      <w:numFmt w:val="decimal"/>
      <w:lvlText w:val="%1.%2.%3"/>
      <w:lvlJc w:val="left"/>
      <w:pPr>
        <w:ind w:hanging="631"/>
      </w:pPr>
      <w:rPr>
        <w:rFonts w:ascii="Times New Roman" w:eastAsia="Times New Roman" w:hAnsi="Times New Roman" w:hint="default"/>
        <w:w w:val="99"/>
        <w:sz w:val="28"/>
        <w:szCs w:val="28"/>
      </w:rPr>
    </w:lvl>
    <w:lvl w:ilvl="3">
      <w:start w:val="1"/>
      <w:numFmt w:val="bullet"/>
      <w:lvlText w:val=""/>
      <w:lvlJc w:val="left"/>
      <w:pPr>
        <w:ind w:hanging="196"/>
      </w:pPr>
      <w:rPr>
        <w:rFonts w:ascii="Symbol" w:eastAsia="Symbol" w:hAnsi="Symbol" w:hint="default"/>
        <w:sz w:val="24"/>
        <w:szCs w:val="24"/>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 w15:restartNumberingAfterBreak="0">
    <w:nsid w:val="42200FE9"/>
    <w:multiLevelType w:val="multilevel"/>
    <w:tmpl w:val="FD16D3C0"/>
    <w:lvl w:ilvl="0">
      <w:start w:val="4"/>
      <w:numFmt w:val="decimal"/>
      <w:lvlText w:val="%1"/>
      <w:lvlJc w:val="left"/>
      <w:pPr>
        <w:ind w:hanging="631"/>
      </w:pPr>
      <w:rPr>
        <w:rFonts w:hint="default"/>
      </w:rPr>
    </w:lvl>
    <w:lvl w:ilvl="1">
      <w:start w:val="1"/>
      <w:numFmt w:val="decimal"/>
      <w:lvlText w:val="%1.%2"/>
      <w:lvlJc w:val="left"/>
      <w:pPr>
        <w:ind w:hanging="631"/>
      </w:pPr>
      <w:rPr>
        <w:rFonts w:hint="default"/>
      </w:rPr>
    </w:lvl>
    <w:lvl w:ilvl="2">
      <w:start w:val="1"/>
      <w:numFmt w:val="decimal"/>
      <w:lvlText w:val="%1.%2.%3"/>
      <w:lvlJc w:val="left"/>
      <w:pPr>
        <w:ind w:hanging="631"/>
      </w:pPr>
      <w:rPr>
        <w:rFonts w:ascii="Times New Roman" w:eastAsia="Times New Roman" w:hAnsi="Times New Roman" w:hint="default"/>
        <w:w w:val="99"/>
        <w:sz w:val="28"/>
        <w:szCs w:val="28"/>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 w15:restartNumberingAfterBreak="0">
    <w:nsid w:val="4B042319"/>
    <w:multiLevelType w:val="hybridMultilevel"/>
    <w:tmpl w:val="811EDB0A"/>
    <w:lvl w:ilvl="0" w:tplc="A75CE8F6">
      <w:start w:val="1"/>
      <w:numFmt w:val="bullet"/>
      <w:lvlText w:val="–"/>
      <w:lvlJc w:val="left"/>
      <w:pPr>
        <w:ind w:hanging="174"/>
      </w:pPr>
      <w:rPr>
        <w:rFonts w:ascii="Symbol" w:eastAsia="Symbol" w:hAnsi="Symbol" w:hint="default"/>
        <w:w w:val="91"/>
        <w:position w:val="6"/>
        <w:sz w:val="24"/>
        <w:szCs w:val="24"/>
      </w:rPr>
    </w:lvl>
    <w:lvl w:ilvl="1" w:tplc="D79E57E8">
      <w:start w:val="1"/>
      <w:numFmt w:val="bullet"/>
      <w:lvlText w:val="•"/>
      <w:lvlJc w:val="left"/>
      <w:rPr>
        <w:rFonts w:hint="default"/>
      </w:rPr>
    </w:lvl>
    <w:lvl w:ilvl="2" w:tplc="DD26B3F4">
      <w:start w:val="1"/>
      <w:numFmt w:val="bullet"/>
      <w:lvlText w:val="•"/>
      <w:lvlJc w:val="left"/>
      <w:rPr>
        <w:rFonts w:hint="default"/>
      </w:rPr>
    </w:lvl>
    <w:lvl w:ilvl="3" w:tplc="27A43778">
      <w:start w:val="1"/>
      <w:numFmt w:val="bullet"/>
      <w:lvlText w:val="•"/>
      <w:lvlJc w:val="left"/>
      <w:rPr>
        <w:rFonts w:hint="default"/>
      </w:rPr>
    </w:lvl>
    <w:lvl w:ilvl="4" w:tplc="7FB82C18">
      <w:start w:val="1"/>
      <w:numFmt w:val="bullet"/>
      <w:lvlText w:val="•"/>
      <w:lvlJc w:val="left"/>
      <w:rPr>
        <w:rFonts w:hint="default"/>
      </w:rPr>
    </w:lvl>
    <w:lvl w:ilvl="5" w:tplc="05B4280E">
      <w:start w:val="1"/>
      <w:numFmt w:val="bullet"/>
      <w:lvlText w:val="•"/>
      <w:lvlJc w:val="left"/>
      <w:rPr>
        <w:rFonts w:hint="default"/>
      </w:rPr>
    </w:lvl>
    <w:lvl w:ilvl="6" w:tplc="F59293F6">
      <w:start w:val="1"/>
      <w:numFmt w:val="bullet"/>
      <w:lvlText w:val="•"/>
      <w:lvlJc w:val="left"/>
      <w:rPr>
        <w:rFonts w:hint="default"/>
      </w:rPr>
    </w:lvl>
    <w:lvl w:ilvl="7" w:tplc="B5A6491A">
      <w:start w:val="1"/>
      <w:numFmt w:val="bullet"/>
      <w:lvlText w:val="•"/>
      <w:lvlJc w:val="left"/>
      <w:rPr>
        <w:rFonts w:hint="default"/>
      </w:rPr>
    </w:lvl>
    <w:lvl w:ilvl="8" w:tplc="D1B0072E">
      <w:start w:val="1"/>
      <w:numFmt w:val="bullet"/>
      <w:lvlText w:val="•"/>
      <w:lvlJc w:val="left"/>
      <w:rPr>
        <w:rFonts w:hint="default"/>
      </w:rPr>
    </w:lvl>
  </w:abstractNum>
  <w:abstractNum w:abstractNumId="5" w15:restartNumberingAfterBreak="0">
    <w:nsid w:val="6323752B"/>
    <w:multiLevelType w:val="multilevel"/>
    <w:tmpl w:val="AC189BD8"/>
    <w:lvl w:ilvl="0">
      <w:start w:val="1"/>
      <w:numFmt w:val="decimal"/>
      <w:lvlText w:val="%1"/>
      <w:lvlJc w:val="left"/>
      <w:pPr>
        <w:ind w:hanging="700"/>
      </w:pPr>
      <w:rPr>
        <w:rFonts w:hint="default"/>
      </w:rPr>
    </w:lvl>
    <w:lvl w:ilvl="1">
      <w:start w:val="3"/>
      <w:numFmt w:val="decimal"/>
      <w:lvlText w:val="%1.%2"/>
      <w:lvlJc w:val="left"/>
      <w:pPr>
        <w:ind w:hanging="700"/>
      </w:pPr>
      <w:rPr>
        <w:rFonts w:hint="default"/>
      </w:rPr>
    </w:lvl>
    <w:lvl w:ilvl="2">
      <w:start w:val="1"/>
      <w:numFmt w:val="decimal"/>
      <w:lvlText w:val="%1.%2.%3"/>
      <w:lvlJc w:val="left"/>
      <w:pPr>
        <w:ind w:hanging="700"/>
      </w:pPr>
      <w:rPr>
        <w:rFonts w:ascii="Times New Roman" w:eastAsia="Times New Roman" w:hAnsi="Times New Roman" w:hint="default"/>
        <w:w w:val="99"/>
        <w:sz w:val="28"/>
        <w:szCs w:val="28"/>
      </w:rPr>
    </w:lvl>
    <w:lvl w:ilvl="3">
      <w:start w:val="1"/>
      <w:numFmt w:val="lowerLetter"/>
      <w:lvlText w:val="(%4)"/>
      <w:lvlJc w:val="left"/>
      <w:pPr>
        <w:ind w:hanging="339"/>
      </w:pPr>
      <w:rPr>
        <w:rFonts w:ascii="Times New Roman" w:eastAsia="Times New Roman" w:hAnsi="Times New Roman" w:hint="default"/>
        <w:spacing w:val="-1"/>
        <w:w w:val="99"/>
        <w:sz w:val="21"/>
        <w:szCs w:val="21"/>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 w15:restartNumberingAfterBreak="0">
    <w:nsid w:val="678C3939"/>
    <w:multiLevelType w:val="hybridMultilevel"/>
    <w:tmpl w:val="BF801A80"/>
    <w:lvl w:ilvl="0" w:tplc="CCC2EC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B0303C"/>
    <w:multiLevelType w:val="multilevel"/>
    <w:tmpl w:val="3CA4AD38"/>
    <w:lvl w:ilvl="0">
      <w:start w:val="3"/>
      <w:numFmt w:val="decimal"/>
      <w:lvlText w:val="%1"/>
      <w:lvlJc w:val="left"/>
      <w:pPr>
        <w:ind w:hanging="527"/>
      </w:pPr>
      <w:rPr>
        <w:rFonts w:hint="default"/>
      </w:rPr>
    </w:lvl>
    <w:lvl w:ilvl="1">
      <w:start w:val="1"/>
      <w:numFmt w:val="decimal"/>
      <w:lvlText w:val="%1.%2"/>
      <w:lvlJc w:val="left"/>
      <w:pPr>
        <w:ind w:hanging="527"/>
      </w:pPr>
      <w:rPr>
        <w:rFonts w:ascii="Times New Roman" w:eastAsia="Times New Roman" w:hAnsi="Times New Roman" w:hint="default"/>
        <w:b/>
        <w:bCs/>
        <w:sz w:val="30"/>
        <w:szCs w:val="30"/>
      </w:rPr>
    </w:lvl>
    <w:lvl w:ilvl="2">
      <w:start w:val="1"/>
      <w:numFmt w:val="decimal"/>
      <w:lvlText w:val="%1.%2.%3"/>
      <w:lvlJc w:val="left"/>
      <w:pPr>
        <w:ind w:hanging="701"/>
      </w:pPr>
      <w:rPr>
        <w:rFonts w:ascii="Times New Roman" w:eastAsia="Times New Roman" w:hAnsi="Times New Roman" w:hint="default"/>
        <w:w w:val="99"/>
        <w:sz w:val="28"/>
        <w:szCs w:val="28"/>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 w15:restartNumberingAfterBreak="0">
    <w:nsid w:val="74F23AB9"/>
    <w:multiLevelType w:val="multilevel"/>
    <w:tmpl w:val="258A7248"/>
    <w:lvl w:ilvl="0">
      <w:start w:val="3"/>
      <w:numFmt w:val="decimal"/>
      <w:lvlText w:val="%1"/>
      <w:lvlJc w:val="left"/>
      <w:pPr>
        <w:ind w:hanging="700"/>
      </w:pPr>
      <w:rPr>
        <w:rFonts w:hint="default"/>
      </w:rPr>
    </w:lvl>
    <w:lvl w:ilvl="1">
      <w:start w:val="2"/>
      <w:numFmt w:val="decimal"/>
      <w:lvlText w:val="%1.%2"/>
      <w:lvlJc w:val="left"/>
      <w:pPr>
        <w:ind w:hanging="700"/>
      </w:pPr>
      <w:rPr>
        <w:rFonts w:hint="default"/>
      </w:rPr>
    </w:lvl>
    <w:lvl w:ilvl="2">
      <w:start w:val="4"/>
      <w:numFmt w:val="decimal"/>
      <w:lvlText w:val="%1.%2.%3"/>
      <w:lvlJc w:val="left"/>
      <w:pPr>
        <w:ind w:hanging="700"/>
      </w:pPr>
      <w:rPr>
        <w:rFonts w:ascii="Times New Roman" w:eastAsia="Times New Roman" w:hAnsi="Times New Roman" w:hint="default"/>
        <w:w w:val="99"/>
        <w:sz w:val="28"/>
        <w:szCs w:val="28"/>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15:restartNumberingAfterBreak="0">
    <w:nsid w:val="78424619"/>
    <w:multiLevelType w:val="multilevel"/>
    <w:tmpl w:val="D4E0202C"/>
    <w:lvl w:ilvl="0">
      <w:start w:val="6"/>
      <w:numFmt w:val="decimal"/>
      <w:lvlText w:val="%1"/>
      <w:lvlJc w:val="left"/>
      <w:pPr>
        <w:ind w:left="0" w:hanging="527"/>
      </w:pPr>
      <w:rPr>
        <w:rFonts w:hint="default"/>
      </w:rPr>
    </w:lvl>
    <w:lvl w:ilvl="1">
      <w:start w:val="4"/>
      <w:numFmt w:val="decimal"/>
      <w:lvlText w:val="%1.%2"/>
      <w:lvlJc w:val="left"/>
      <w:pPr>
        <w:ind w:left="0" w:hanging="527"/>
      </w:pPr>
      <w:rPr>
        <w:rFonts w:ascii="Times New Roman" w:eastAsia="宋体" w:hAnsi="Times New Roman" w:hint="default"/>
        <w:b/>
        <w:bCs/>
        <w:sz w:val="30"/>
        <w:szCs w:val="30"/>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10" w15:restartNumberingAfterBreak="0">
    <w:nsid w:val="7F1104A5"/>
    <w:multiLevelType w:val="hybridMultilevel"/>
    <w:tmpl w:val="39643EC6"/>
    <w:lvl w:ilvl="0" w:tplc="B2AAD58E">
      <w:start w:val="1"/>
      <w:numFmt w:val="decimal"/>
      <w:lvlText w:val="(%1)"/>
      <w:lvlJc w:val="left"/>
      <w:pPr>
        <w:ind w:left="623" w:hanging="360"/>
      </w:pPr>
      <w:rPr>
        <w:rFonts w:cs="Times New Roman" w:hint="default"/>
      </w:rPr>
    </w:lvl>
    <w:lvl w:ilvl="1" w:tplc="04090019" w:tentative="1">
      <w:start w:val="1"/>
      <w:numFmt w:val="lowerLetter"/>
      <w:lvlText w:val="%2)"/>
      <w:lvlJc w:val="left"/>
      <w:pPr>
        <w:ind w:left="1103" w:hanging="420"/>
      </w:pPr>
    </w:lvl>
    <w:lvl w:ilvl="2" w:tplc="0409001B" w:tentative="1">
      <w:start w:val="1"/>
      <w:numFmt w:val="lowerRoman"/>
      <w:lvlText w:val="%3."/>
      <w:lvlJc w:val="right"/>
      <w:pPr>
        <w:ind w:left="1523" w:hanging="420"/>
      </w:pPr>
    </w:lvl>
    <w:lvl w:ilvl="3" w:tplc="0409000F" w:tentative="1">
      <w:start w:val="1"/>
      <w:numFmt w:val="decimal"/>
      <w:lvlText w:val="%4."/>
      <w:lvlJc w:val="left"/>
      <w:pPr>
        <w:ind w:left="1943" w:hanging="420"/>
      </w:pPr>
    </w:lvl>
    <w:lvl w:ilvl="4" w:tplc="04090019" w:tentative="1">
      <w:start w:val="1"/>
      <w:numFmt w:val="lowerLetter"/>
      <w:lvlText w:val="%5)"/>
      <w:lvlJc w:val="left"/>
      <w:pPr>
        <w:ind w:left="2363" w:hanging="420"/>
      </w:pPr>
    </w:lvl>
    <w:lvl w:ilvl="5" w:tplc="0409001B" w:tentative="1">
      <w:start w:val="1"/>
      <w:numFmt w:val="lowerRoman"/>
      <w:lvlText w:val="%6."/>
      <w:lvlJc w:val="right"/>
      <w:pPr>
        <w:ind w:left="2783" w:hanging="420"/>
      </w:pPr>
    </w:lvl>
    <w:lvl w:ilvl="6" w:tplc="0409000F" w:tentative="1">
      <w:start w:val="1"/>
      <w:numFmt w:val="decimal"/>
      <w:lvlText w:val="%7."/>
      <w:lvlJc w:val="left"/>
      <w:pPr>
        <w:ind w:left="3203" w:hanging="420"/>
      </w:pPr>
    </w:lvl>
    <w:lvl w:ilvl="7" w:tplc="04090019" w:tentative="1">
      <w:start w:val="1"/>
      <w:numFmt w:val="lowerLetter"/>
      <w:lvlText w:val="%8)"/>
      <w:lvlJc w:val="left"/>
      <w:pPr>
        <w:ind w:left="3623" w:hanging="420"/>
      </w:pPr>
    </w:lvl>
    <w:lvl w:ilvl="8" w:tplc="0409001B" w:tentative="1">
      <w:start w:val="1"/>
      <w:numFmt w:val="lowerRoman"/>
      <w:lvlText w:val="%9."/>
      <w:lvlJc w:val="right"/>
      <w:pPr>
        <w:ind w:left="4043" w:hanging="420"/>
      </w:pPr>
    </w:lvl>
  </w:abstractNum>
  <w:num w:numId="1" w16cid:durableId="2049987578">
    <w:abstractNumId w:val="9"/>
  </w:num>
  <w:num w:numId="2" w16cid:durableId="279840591">
    <w:abstractNumId w:val="0"/>
  </w:num>
  <w:num w:numId="3" w16cid:durableId="788208453">
    <w:abstractNumId w:val="2"/>
  </w:num>
  <w:num w:numId="4" w16cid:durableId="874274806">
    <w:abstractNumId w:val="3"/>
  </w:num>
  <w:num w:numId="5" w16cid:durableId="2071921512">
    <w:abstractNumId w:val="4"/>
  </w:num>
  <w:num w:numId="6" w16cid:durableId="1234898099">
    <w:abstractNumId w:val="8"/>
  </w:num>
  <w:num w:numId="7" w16cid:durableId="1085807467">
    <w:abstractNumId w:val="7"/>
  </w:num>
  <w:num w:numId="8" w16cid:durableId="893538980">
    <w:abstractNumId w:val="5"/>
  </w:num>
  <w:num w:numId="9" w16cid:durableId="1902132183">
    <w:abstractNumId w:val="1"/>
  </w:num>
  <w:num w:numId="10" w16cid:durableId="1241913153">
    <w:abstractNumId w:val="10"/>
  </w:num>
  <w:num w:numId="11" w16cid:durableId="9891882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朱 威">
    <w15:presenceInfo w15:providerId="Windows Live" w15:userId="8c28feafdda703c2"/>
  </w15:person>
  <w15:person w15:author="徐 立文">
    <w15:presenceInfo w15:providerId="Windows Live" w15:userId="9eb3ce65274e00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trackRevisions/>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F55"/>
    <w:rsid w:val="00007D36"/>
    <w:rsid w:val="00020EAE"/>
    <w:rsid w:val="00021223"/>
    <w:rsid w:val="0006086A"/>
    <w:rsid w:val="000C40A1"/>
    <w:rsid w:val="000D3D16"/>
    <w:rsid w:val="000F2807"/>
    <w:rsid w:val="00120248"/>
    <w:rsid w:val="00122B90"/>
    <w:rsid w:val="00143886"/>
    <w:rsid w:val="00171183"/>
    <w:rsid w:val="00177DAA"/>
    <w:rsid w:val="001873EA"/>
    <w:rsid w:val="00196CA1"/>
    <w:rsid w:val="001A7C59"/>
    <w:rsid w:val="001B0749"/>
    <w:rsid w:val="001C5420"/>
    <w:rsid w:val="001D7A90"/>
    <w:rsid w:val="001E1102"/>
    <w:rsid w:val="001F3AE7"/>
    <w:rsid w:val="001F55D3"/>
    <w:rsid w:val="002618CF"/>
    <w:rsid w:val="00276364"/>
    <w:rsid w:val="00280F89"/>
    <w:rsid w:val="00283807"/>
    <w:rsid w:val="002860CE"/>
    <w:rsid w:val="002C3239"/>
    <w:rsid w:val="003123C4"/>
    <w:rsid w:val="00312444"/>
    <w:rsid w:val="003273FA"/>
    <w:rsid w:val="00340C03"/>
    <w:rsid w:val="00342147"/>
    <w:rsid w:val="0036620C"/>
    <w:rsid w:val="00392C1F"/>
    <w:rsid w:val="003B4C7C"/>
    <w:rsid w:val="003D52BF"/>
    <w:rsid w:val="003D7EA0"/>
    <w:rsid w:val="003E6E3E"/>
    <w:rsid w:val="0040306A"/>
    <w:rsid w:val="00425DA4"/>
    <w:rsid w:val="00436AF0"/>
    <w:rsid w:val="00482972"/>
    <w:rsid w:val="0048661F"/>
    <w:rsid w:val="004B0D36"/>
    <w:rsid w:val="004B70EB"/>
    <w:rsid w:val="004B7F55"/>
    <w:rsid w:val="004E3AC0"/>
    <w:rsid w:val="004E5640"/>
    <w:rsid w:val="004F288E"/>
    <w:rsid w:val="00516CF4"/>
    <w:rsid w:val="00525022"/>
    <w:rsid w:val="0055073B"/>
    <w:rsid w:val="00560833"/>
    <w:rsid w:val="0060217E"/>
    <w:rsid w:val="00603C74"/>
    <w:rsid w:val="00612042"/>
    <w:rsid w:val="00625C02"/>
    <w:rsid w:val="00634BAD"/>
    <w:rsid w:val="00650A9E"/>
    <w:rsid w:val="00651DAB"/>
    <w:rsid w:val="00656959"/>
    <w:rsid w:val="006861E8"/>
    <w:rsid w:val="00696FE8"/>
    <w:rsid w:val="006B497A"/>
    <w:rsid w:val="006C3E08"/>
    <w:rsid w:val="006D4279"/>
    <w:rsid w:val="006F6287"/>
    <w:rsid w:val="007010EC"/>
    <w:rsid w:val="00745817"/>
    <w:rsid w:val="0074582B"/>
    <w:rsid w:val="0076096B"/>
    <w:rsid w:val="00770C94"/>
    <w:rsid w:val="00771CE1"/>
    <w:rsid w:val="00772687"/>
    <w:rsid w:val="007823C7"/>
    <w:rsid w:val="00784218"/>
    <w:rsid w:val="00796849"/>
    <w:rsid w:val="007C5545"/>
    <w:rsid w:val="007D199F"/>
    <w:rsid w:val="007E497F"/>
    <w:rsid w:val="007F684E"/>
    <w:rsid w:val="008050CB"/>
    <w:rsid w:val="00830162"/>
    <w:rsid w:val="00845277"/>
    <w:rsid w:val="008766B6"/>
    <w:rsid w:val="00882D8B"/>
    <w:rsid w:val="008D34B8"/>
    <w:rsid w:val="008E6D94"/>
    <w:rsid w:val="00915575"/>
    <w:rsid w:val="009349C4"/>
    <w:rsid w:val="009368D4"/>
    <w:rsid w:val="009445D2"/>
    <w:rsid w:val="0099662D"/>
    <w:rsid w:val="009A2E58"/>
    <w:rsid w:val="009A5A85"/>
    <w:rsid w:val="009A644C"/>
    <w:rsid w:val="009B63BC"/>
    <w:rsid w:val="009C79C6"/>
    <w:rsid w:val="009D2801"/>
    <w:rsid w:val="00A23A8C"/>
    <w:rsid w:val="00A47F33"/>
    <w:rsid w:val="00A83A81"/>
    <w:rsid w:val="00AC5A54"/>
    <w:rsid w:val="00AD5AE8"/>
    <w:rsid w:val="00AE5D32"/>
    <w:rsid w:val="00B11557"/>
    <w:rsid w:val="00B12F32"/>
    <w:rsid w:val="00B16CDF"/>
    <w:rsid w:val="00B31A0D"/>
    <w:rsid w:val="00B37A54"/>
    <w:rsid w:val="00B4793A"/>
    <w:rsid w:val="00B53540"/>
    <w:rsid w:val="00B56CFD"/>
    <w:rsid w:val="00B75F66"/>
    <w:rsid w:val="00B819C8"/>
    <w:rsid w:val="00B86FE2"/>
    <w:rsid w:val="00BC476F"/>
    <w:rsid w:val="00C36E71"/>
    <w:rsid w:val="00C379C5"/>
    <w:rsid w:val="00C47AA0"/>
    <w:rsid w:val="00C643C4"/>
    <w:rsid w:val="00C80CF5"/>
    <w:rsid w:val="00C9624B"/>
    <w:rsid w:val="00CB3078"/>
    <w:rsid w:val="00CC5B52"/>
    <w:rsid w:val="00CD03D6"/>
    <w:rsid w:val="00CD5CE4"/>
    <w:rsid w:val="00CD64E6"/>
    <w:rsid w:val="00CE0CE0"/>
    <w:rsid w:val="00CF7E05"/>
    <w:rsid w:val="00D132B6"/>
    <w:rsid w:val="00D46179"/>
    <w:rsid w:val="00D47150"/>
    <w:rsid w:val="00D656CE"/>
    <w:rsid w:val="00D70693"/>
    <w:rsid w:val="00D844F7"/>
    <w:rsid w:val="00DA680A"/>
    <w:rsid w:val="00DC0E76"/>
    <w:rsid w:val="00DE37B6"/>
    <w:rsid w:val="00DF7BD9"/>
    <w:rsid w:val="00E108CB"/>
    <w:rsid w:val="00E22A1B"/>
    <w:rsid w:val="00E3097D"/>
    <w:rsid w:val="00E31943"/>
    <w:rsid w:val="00E53E19"/>
    <w:rsid w:val="00E62592"/>
    <w:rsid w:val="00E7191D"/>
    <w:rsid w:val="00E81F79"/>
    <w:rsid w:val="00E83E34"/>
    <w:rsid w:val="00E90127"/>
    <w:rsid w:val="00EB1DF2"/>
    <w:rsid w:val="00ED2E6A"/>
    <w:rsid w:val="00EE7A64"/>
    <w:rsid w:val="00EF06F2"/>
    <w:rsid w:val="00F024B2"/>
    <w:rsid w:val="00F115BC"/>
    <w:rsid w:val="00F31C26"/>
    <w:rsid w:val="00F331C0"/>
    <w:rsid w:val="00F43350"/>
    <w:rsid w:val="00FA337C"/>
    <w:rsid w:val="00FF11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932CC8"/>
  <w15:docId w15:val="{4E7F390B-1EDB-1541-BE8C-FB410359C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uiPriority w:val="9"/>
    <w:qFormat/>
    <w:pPr>
      <w:ind w:left="154"/>
      <w:outlineLvl w:val="0"/>
    </w:pPr>
    <w:rPr>
      <w:rFonts w:ascii="Microsoft JhengHei" w:eastAsia="Microsoft JhengHei" w:hAnsi="Microsoft JhengHe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ind w:left="534"/>
    </w:pPr>
    <w:rPr>
      <w:rFonts w:ascii="Times New Roman" w:eastAsia="Times New Roman" w:hAnsi="Times New Roman"/>
      <w:sz w:val="21"/>
      <w:szCs w:val="21"/>
    </w:rPr>
  </w:style>
  <w:style w:type="paragraph" w:styleId="a3">
    <w:name w:val="Body Text"/>
    <w:basedOn w:val="a"/>
    <w:uiPriority w:val="1"/>
    <w:qFormat/>
    <w:rPr>
      <w:rFonts w:ascii="宋体" w:eastAsia="宋体" w:hAnsi="宋体"/>
      <w:sz w:val="24"/>
      <w:szCs w:val="24"/>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425DA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25DA4"/>
    <w:rPr>
      <w:sz w:val="18"/>
      <w:szCs w:val="18"/>
    </w:rPr>
  </w:style>
  <w:style w:type="paragraph" w:styleId="a7">
    <w:name w:val="footer"/>
    <w:basedOn w:val="a"/>
    <w:link w:val="a8"/>
    <w:uiPriority w:val="99"/>
    <w:unhideWhenUsed/>
    <w:rsid w:val="00425DA4"/>
    <w:pPr>
      <w:tabs>
        <w:tab w:val="center" w:pos="4153"/>
        <w:tab w:val="right" w:pos="8306"/>
      </w:tabs>
      <w:snapToGrid w:val="0"/>
    </w:pPr>
    <w:rPr>
      <w:sz w:val="18"/>
      <w:szCs w:val="18"/>
    </w:rPr>
  </w:style>
  <w:style w:type="character" w:customStyle="1" w:styleId="a8">
    <w:name w:val="页脚 字符"/>
    <w:basedOn w:val="a0"/>
    <w:link w:val="a7"/>
    <w:uiPriority w:val="99"/>
    <w:rsid w:val="00425DA4"/>
    <w:rPr>
      <w:sz w:val="18"/>
      <w:szCs w:val="18"/>
    </w:rPr>
  </w:style>
  <w:style w:type="character" w:customStyle="1" w:styleId="fontstyle01">
    <w:name w:val="fontstyle01"/>
    <w:basedOn w:val="a0"/>
    <w:rsid w:val="00B12F32"/>
    <w:rPr>
      <w:rFonts w:ascii="NimbusRomNo9L-Regu" w:hAnsi="NimbusRomNo9L-Regu" w:hint="default"/>
      <w:b w:val="0"/>
      <w:bCs w:val="0"/>
      <w:i w:val="0"/>
      <w:iCs w:val="0"/>
      <w:color w:val="000000"/>
      <w:sz w:val="20"/>
      <w:szCs w:val="20"/>
    </w:rPr>
  </w:style>
  <w:style w:type="paragraph" w:styleId="HTML">
    <w:name w:val="HTML Preformatted"/>
    <w:basedOn w:val="a"/>
    <w:link w:val="HTML0"/>
    <w:uiPriority w:val="99"/>
    <w:unhideWhenUsed/>
    <w:qFormat/>
    <w:rsid w:val="001711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lang w:eastAsia="zh-CN"/>
    </w:rPr>
  </w:style>
  <w:style w:type="character" w:customStyle="1" w:styleId="HTML0">
    <w:name w:val="HTML 预设格式 字符"/>
    <w:basedOn w:val="a0"/>
    <w:link w:val="HTML"/>
    <w:uiPriority w:val="99"/>
    <w:rsid w:val="00171183"/>
    <w:rPr>
      <w:rFonts w:ascii="宋体" w:eastAsia="宋体" w:hAnsi="宋体" w:cs="宋体"/>
      <w:sz w:val="24"/>
      <w:szCs w:val="24"/>
      <w:lang w:eastAsia="zh-CN"/>
    </w:rPr>
  </w:style>
  <w:style w:type="table" w:styleId="a9">
    <w:name w:val="Table Grid"/>
    <w:basedOn w:val="a1"/>
    <w:uiPriority w:val="39"/>
    <w:qFormat/>
    <w:rsid w:val="00171183"/>
    <w:pPr>
      <w:widowControl/>
    </w:pPr>
    <w:rPr>
      <w:rFonts w:ascii="Times New Roman" w:eastAsia="宋体"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9349C4"/>
    <w:rPr>
      <w:color w:val="0000FF" w:themeColor="hyperlink"/>
      <w:u w:val="single"/>
    </w:rPr>
  </w:style>
  <w:style w:type="paragraph" w:styleId="ab">
    <w:name w:val="Revision"/>
    <w:hidden/>
    <w:uiPriority w:val="99"/>
    <w:semiHidden/>
    <w:rsid w:val="001F3AE7"/>
    <w:pPr>
      <w:widowControl/>
    </w:pPr>
  </w:style>
  <w:style w:type="character" w:styleId="ac">
    <w:name w:val="annotation reference"/>
    <w:basedOn w:val="a0"/>
    <w:uiPriority w:val="99"/>
    <w:semiHidden/>
    <w:unhideWhenUsed/>
    <w:rsid w:val="00E81F79"/>
    <w:rPr>
      <w:sz w:val="21"/>
      <w:szCs w:val="21"/>
    </w:rPr>
  </w:style>
  <w:style w:type="paragraph" w:styleId="ad">
    <w:name w:val="annotation text"/>
    <w:basedOn w:val="a"/>
    <w:link w:val="ae"/>
    <w:uiPriority w:val="99"/>
    <w:semiHidden/>
    <w:unhideWhenUsed/>
    <w:rsid w:val="00E81F79"/>
  </w:style>
  <w:style w:type="character" w:customStyle="1" w:styleId="ae">
    <w:name w:val="批注文字 字符"/>
    <w:basedOn w:val="a0"/>
    <w:link w:val="ad"/>
    <w:uiPriority w:val="99"/>
    <w:semiHidden/>
    <w:rsid w:val="00E81F79"/>
  </w:style>
  <w:style w:type="paragraph" w:styleId="af">
    <w:name w:val="annotation subject"/>
    <w:basedOn w:val="ad"/>
    <w:next w:val="ad"/>
    <w:link w:val="af0"/>
    <w:uiPriority w:val="99"/>
    <w:semiHidden/>
    <w:unhideWhenUsed/>
    <w:rsid w:val="00E81F79"/>
    <w:rPr>
      <w:b/>
      <w:bCs/>
    </w:rPr>
  </w:style>
  <w:style w:type="character" w:customStyle="1" w:styleId="af0">
    <w:name w:val="批注主题 字符"/>
    <w:basedOn w:val="ae"/>
    <w:link w:val="af"/>
    <w:uiPriority w:val="99"/>
    <w:semiHidden/>
    <w:rsid w:val="00E81F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839358">
      <w:bodyDiv w:val="1"/>
      <w:marLeft w:val="0"/>
      <w:marRight w:val="0"/>
      <w:marTop w:val="0"/>
      <w:marBottom w:val="0"/>
      <w:divBdr>
        <w:top w:val="none" w:sz="0" w:space="0" w:color="auto"/>
        <w:left w:val="none" w:sz="0" w:space="0" w:color="auto"/>
        <w:bottom w:val="none" w:sz="0" w:space="0" w:color="auto"/>
        <w:right w:val="none" w:sz="0" w:space="0" w:color="auto"/>
      </w:divBdr>
    </w:div>
    <w:div w:id="16252285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eg"/><Relationship Id="rId26" Type="http://schemas.openxmlformats.org/officeDocument/2006/relationships/image" Target="media/image7.png"/><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footer" Target="footer4.xml"/><Relationship Id="rId34" Type="http://schemas.openxmlformats.org/officeDocument/2006/relationships/image" Target="media/image12.png"/><Relationship Id="rId42" Type="http://schemas.openxmlformats.org/officeDocument/2006/relationships/image" Target="media/image19.svg"/><Relationship Id="rId47" Type="http://schemas.openxmlformats.org/officeDocument/2006/relationships/image" Target="media/image24.png"/><Relationship Id="rId50" Type="http://schemas.openxmlformats.org/officeDocument/2006/relationships/header" Target="header6.xml"/><Relationship Id="rId7" Type="http://schemas.openxmlformats.org/officeDocument/2006/relationships/comments" Target="comments.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customXml" Target="ink/ink1.xml"/><Relationship Id="rId33" Type="http://schemas.openxmlformats.org/officeDocument/2006/relationships/image" Target="media/image11.png"/><Relationship Id="rId38" Type="http://schemas.openxmlformats.org/officeDocument/2006/relationships/image" Target="media/image15.svg"/><Relationship Id="rId46" Type="http://schemas.openxmlformats.org/officeDocument/2006/relationships/image" Target="media/image23.sv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eader" Target="header5.xml"/><Relationship Id="rId37" Type="http://schemas.openxmlformats.org/officeDocument/2006/relationships/image" Target="media/image14.png"/><Relationship Id="rId40" Type="http://schemas.openxmlformats.org/officeDocument/2006/relationships/image" Target="media/image17.svg"/><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footer" Target="footer7.xml"/><Relationship Id="rId10" Type="http://schemas.microsoft.com/office/2018/08/relationships/commentsExtensible" Target="commentsExtensible.xml"/><Relationship Id="rId19" Type="http://schemas.openxmlformats.org/officeDocument/2006/relationships/image" Target="media/image3.png"/><Relationship Id="rId31" Type="http://schemas.openxmlformats.org/officeDocument/2006/relationships/footer" Target="footer5.xml"/><Relationship Id="rId44" Type="http://schemas.openxmlformats.org/officeDocument/2006/relationships/image" Target="media/image21.svg"/><Relationship Id="rId52"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2.xml"/><Relationship Id="rId22" Type="http://schemas.openxmlformats.org/officeDocument/2006/relationships/image" Target="media/image4.jpeg"/><Relationship Id="rId27" Type="http://schemas.openxmlformats.org/officeDocument/2006/relationships/customXml" Target="ink/ink2.xml"/><Relationship Id="rId30" Type="http://schemas.openxmlformats.org/officeDocument/2006/relationships/image" Target="media/image10.png"/><Relationship Id="rId35" Type="http://schemas.openxmlformats.org/officeDocument/2006/relationships/footer" Target="footer6.xml"/><Relationship Id="rId43" Type="http://schemas.openxmlformats.org/officeDocument/2006/relationships/image" Target="media/image20.png"/><Relationship Id="rId48" Type="http://schemas.openxmlformats.org/officeDocument/2006/relationships/image" Target="media/image25.svg"/><Relationship Id="rId8" Type="http://schemas.microsoft.com/office/2011/relationships/commentsExtended" Target="commentsExtended.xml"/><Relationship Id="rId51"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4T07:08:26.025"/>
    </inkml:context>
    <inkml:brush xml:id="br0">
      <inkml:brushProperty name="width" value="0.05" units="cm"/>
      <inkml:brushProperty name="height" value="0.05" units="cm"/>
      <inkml:brushProperty name="color" value="#E71224"/>
    </inkml:brush>
  </inkml:definitions>
  <inkml:trace contextRef="#ctx0" brushRef="#br0">5 0 24575,'-3'12'0,"1"2"0,2 7 0,0 7 0,0 10 0,0 11 0,0 7 0,0 0 0,0 0 0,0 0 0,0 0 0,0 0 0,3 1 0,-2-16 0,2-4 0,-1-23 0,-1 1 0,10-18 0,-8 7 0,6-11 0</inkml:trace>
  <inkml:trace contextRef="#ctx0" brushRef="#br0" timeOffset="1384">333 154 24575,'-3'-2'0,"-2"1"0,2-1 0,-3 2 0,1 0 0,0 0 0,2 2 0,-2 1 0,-1 5 0,0-2 0,-2 4 0,1-1 0,1-1 0,-15 17 0,13-12 0,-8 13 0,14-16 0,-1 1 0,3-2 0,-3 13 0,3-3 0,0 3 0,0-4 0,3-10 0,0 3 0,2 0 0,0 0 0,8 20 0,-2-11 0,3 12 0,-5-17 0,-1-4 0,-2 0 0,11 9 0,-7-9 0,8 9 0,-7-14 0,-1 2 0,5-2 0,-3-1 0,3-1 0,0 2 0,-3-6 0,8 3 0,-4-3 0,12-4 0,-5 0 0,38-15 0,-25 4 0,29-15 0,-38 14 0,-5-3 0,-17 8 0,-2 0 0,-3 0 0,0-4 0,0-1 0,-4-4 0,4-1 0,-6 5 0,-1-3 0,0 2 0,-6-3 0,4 4 0,-4-4 0,1 9 0,0-5 0,1 6 0,-4-2 0,-1-1 0,-5 0 0,1 2 0,-1 1 0,1 0 0,3 3 0,2-2 0,4 6 0,3-1 0,0 3 0,3-1 0,-1 2 0,1 0 0,2 0 0,1 0 0</inkml:trace>
  <inkml:trace contextRef="#ctx0" brushRef="#br0" timeOffset="2755">1300 280 24575,'-23'0'0,"-19"0"0,7 3 0,-25 8 0,1 13 0,18-10 0,-5 7 0,41-18 0,5 3 0,0-1 0,0 0 0,3 3 0,2 1 0,6 6 0,0-3 0,7 5 0,-9-10 0,10 5 0,-10-8 0,6 5 0,-6-6 0,-1 2 0,-3-2 0,0 0 0,1 2 0,-4-2 0,3 0 0,-4 2 0,4 0 0,-5 1 0,2 2 0,-4-5 0,-1 2 0,-2-5 0,-8 3 0,0 0 0,-4 0 0,-18 10 0,19-5 0,-15 2 0,21-5 0,-1-2 0,2 0 0,1 0 0,5-1 0,1-1 0,2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4T07:08:23.548"/>
    </inkml:context>
    <inkml:brush xml:id="br0">
      <inkml:brushProperty name="width" value="0.05" units="cm"/>
      <inkml:brushProperty name="height" value="0.05" units="cm"/>
      <inkml:brushProperty name="color" value="#E71224"/>
    </inkml:brush>
  </inkml:definitions>
  <inkml:trace contextRef="#ctx0" brushRef="#br0">76 28 24575,'-8'0'0,"-5"3"0,3-3 0,-5 5 0,9-4 0,1 4 0,0-5 0,4 5 0,-3-4 0,3 4 0,-4 0 0,4 18 0,-1-4 0,2 7 0,0-13 0,0-5 0,0-3 0,0 1 0,0-1 0,0 1 0,0 1 0,2 2 0,1 2 0,3-3 0,-1 2 0,5 4 0,11 4 0,-8-3 0,21 8 0,-25-15 0,17 8 0,-19-11 0,20 8 0,-16-7 0,10 6 0,9 1 0,-17-6 0,16 4 0,-7-4 0,-11-4 0,34 10 0,-29-6 0,36 8 0,-32-12 0,16 2 0,1-5 0,-13 0 0,8 0 0,-19 0 0,9 0 0,-13 0 0,13 0 0,-16 0 0,2 0 0,-5-2 0,-1-8 0,-2 1 0,0-19 0,0 15 0,0-23 0,0 18 0,-3-10 0,2 7 0,-5 1 0,3 4 0,-4-4 0,4 9 0,-5-4 0,7 6 0,-6 1 0,4 3 0,-3 0 0,-1-3 0,1 0 0,-2-1 0,0-1 0,-5 1 0,1 0 0,-3 0 0,0 0 0,-1 2 0,-1-2 0,2 3 0,0 0 0,-1 0 0,0 2 0,-20-4 0,0 2 0,-12-5 0,-6 5 0,14-2 0,6 7 0,6-4 0,17 5 0,-5 0 0,8 0 0,0 0 0,5 3 0,-2-3 0,2 5 0,0-2 0,-4 3 0,6-1 0,-6 1 0,4-3 0,-3 1 0,3-1 0,-2 0 0,5 0 0,-3-3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20</Pages>
  <Words>2904</Words>
  <Characters>16559</Characters>
  <Application>Microsoft Office Word</Application>
  <DocSecurity>0</DocSecurity>
  <Lines>137</Lines>
  <Paragraphs>38</Paragraphs>
  <ScaleCrop>false</ScaleCrop>
  <Company/>
  <LinksUpToDate>false</LinksUpToDate>
  <CharactersWithSpaces>19425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Szui Sung</dc:creator>
  <cp:lastModifiedBy>朱 威</cp:lastModifiedBy>
  <cp:revision>9</cp:revision>
  <cp:lastPrinted>2022-10-22T13:41:00Z</cp:lastPrinted>
  <dcterms:created xsi:type="dcterms:W3CDTF">2022-10-24T06:16:00Z</dcterms:created>
  <dcterms:modified xsi:type="dcterms:W3CDTF">2022-10-25T14:29:00Z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2017-04-22T00:00:00Z</vt:filetime>
  </property>
  <property fmtid="{D5CDD505-2E9C-101B-9397-08002B2CF9AE}" pid="3" name="LastSaved">
    <vt:filetime>2018-05-03T00:00:00Z</vt:filetime>
  </property>
</Properties>
</file>